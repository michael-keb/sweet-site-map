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62DD" w14:textId="48F12690" w:rsidR="002531E1" w:rsidRPr="004E0B7A" w:rsidRDefault="67EDB5D0" w:rsidP="6B255692">
      <w:pPr>
        <w:spacing w:before="240" w:after="240" w:line="276" w:lineRule="auto"/>
        <w:jc w:val="center"/>
        <w:rPr>
          <w:rFonts w:ascii="Arial" w:eastAsia="Arial" w:hAnsi="Arial" w:cs="Arial"/>
          <w:color w:val="000000" w:themeColor="text1"/>
        </w:rPr>
      </w:pPr>
      <w:r w:rsidRPr="004E0B7A">
        <w:rPr>
          <w:rFonts w:ascii="Arial" w:eastAsia="Arial" w:hAnsi="Arial" w:cs="Arial"/>
          <w:b/>
          <w:bCs/>
          <w:color w:val="000000" w:themeColor="text1"/>
        </w:rPr>
        <w:t xml:space="preserve">Complaints Policy </w:t>
      </w:r>
    </w:p>
    <w:p w14:paraId="13DF935F" w14:textId="4AADA302" w:rsidR="002531E1" w:rsidRPr="000B30B5" w:rsidRDefault="005F5790" w:rsidP="6B255692">
      <w:pPr>
        <w:spacing w:before="240" w:after="240" w:line="276" w:lineRule="auto"/>
        <w:rPr>
          <w:rFonts w:ascii="Arial" w:eastAsia="Arial" w:hAnsi="Arial" w:cs="Arial"/>
          <w:color w:val="000000" w:themeColor="text1"/>
        </w:rPr>
      </w:pPr>
      <w:bookmarkStart w:id="0" w:name="_Hlk189484065"/>
      <w:r w:rsidRPr="004E0B7A">
        <w:rPr>
          <w:rFonts w:ascii="Arial" w:eastAsia="Calibri" w:hAnsi="Arial" w:cs="Arial"/>
          <w:color w:val="1E1E1E"/>
        </w:rPr>
        <w:t xml:space="preserve">New Money Lender Pty Ltd trading as </w:t>
      </w:r>
      <w:del w:id="1" w:author="Monya Fahd" w:date="2026-04-06T17:39:00Z" w16du:dateUtc="2026-04-06T07:39:00Z">
        <w:r w:rsidRPr="004E0B7A" w:rsidDel="00B91B4A">
          <w:rPr>
            <w:rFonts w:ascii="Arial" w:eastAsia="Calibri" w:hAnsi="Arial" w:cs="Arial"/>
            <w:color w:val="1E1E1E"/>
          </w:rPr>
          <w:delText xml:space="preserve">Myloans </w:delText>
        </w:r>
        <w:r w:rsidR="002D33F4" w:rsidDel="00B91B4A">
          <w:rPr>
            <w:rFonts w:ascii="Arial" w:eastAsia="Calibri" w:hAnsi="Arial" w:cs="Arial"/>
            <w:color w:val="1E1E1E"/>
          </w:rPr>
          <w:delText>360</w:delText>
        </w:r>
      </w:del>
      <w:bookmarkEnd w:id="0"/>
      <w:ins w:id="2" w:author="Monya Fahd" w:date="2026-04-06T17:39:00Z" w16du:dateUtc="2026-04-06T07:39:00Z">
        <w:r w:rsidR="00B91B4A">
          <w:rPr>
            <w:rFonts w:ascii="Arial" w:eastAsia="Calibri" w:hAnsi="Arial" w:cs="Arial"/>
            <w:color w:val="1E1E1E"/>
          </w:rPr>
          <w:t>The Squad Institute Finance</w:t>
        </w:r>
      </w:ins>
      <w:r w:rsidRPr="004E0B7A">
        <w:rPr>
          <w:rFonts w:ascii="Arial" w:eastAsia="Calibri" w:hAnsi="Arial" w:cs="Arial"/>
          <w:color w:val="1E1E1E"/>
        </w:rPr>
        <w:t xml:space="preserve"> </w:t>
      </w:r>
      <w:r w:rsidR="67EDB5D0" w:rsidRPr="000B30B5">
        <w:rPr>
          <w:rFonts w:ascii="Arial" w:eastAsia="Arial" w:hAnsi="Arial" w:cs="Arial"/>
          <w:color w:val="000000" w:themeColor="text1"/>
        </w:rPr>
        <w:t xml:space="preserve">is a customer focused business. </w:t>
      </w:r>
    </w:p>
    <w:p w14:paraId="4A2E65C6" w14:textId="2E7A30BF"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We want to provide the highest standards of products and service to our customers. </w:t>
      </w:r>
    </w:p>
    <w:p w14:paraId="492F4FFB" w14:textId="17D4296D"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While we always try to get it right, if you’re dissatisfied with something to do with our products or service, we will do all that we can to sort out the issue. </w:t>
      </w:r>
    </w:p>
    <w:p w14:paraId="42B4B047" w14:textId="3F96C5C4" w:rsidR="002531E1" w:rsidRPr="000B30B5" w:rsidRDefault="00C81DC5" w:rsidP="6B255692">
      <w:pPr>
        <w:spacing w:before="240" w:after="240" w:line="276" w:lineRule="auto"/>
        <w:rPr>
          <w:rFonts w:ascii="Arial" w:eastAsia="Arial" w:hAnsi="Arial" w:cs="Arial"/>
          <w:color w:val="000000" w:themeColor="text1"/>
        </w:rPr>
      </w:pPr>
      <w:del w:id="3" w:author="Monya Fahd" w:date="2026-04-06T17:39:00Z" w16du:dateUtc="2026-04-06T07:39:00Z">
        <w:r w:rsidRPr="000B30B5" w:rsidDel="00B91B4A">
          <w:rPr>
            <w:rFonts w:ascii="Arial" w:eastAsia="Arial" w:hAnsi="Arial" w:cs="Arial"/>
            <w:color w:val="000000" w:themeColor="text1"/>
          </w:rPr>
          <w:delText xml:space="preserve">Myloans </w:delText>
        </w:r>
        <w:r w:rsidR="00860ACA" w:rsidDel="00B91B4A">
          <w:rPr>
            <w:rFonts w:ascii="Arial" w:eastAsia="Arial" w:hAnsi="Arial" w:cs="Arial"/>
            <w:color w:val="000000" w:themeColor="text1"/>
          </w:rPr>
          <w:delText>360</w:delText>
        </w:r>
      </w:del>
      <w:ins w:id="4" w:author="Monya Fahd" w:date="2026-04-06T17:39:00Z" w16du:dateUtc="2026-04-06T07:39:00Z">
        <w:r w:rsidR="00B91B4A">
          <w:rPr>
            <w:rFonts w:ascii="Arial" w:eastAsia="Arial" w:hAnsi="Arial" w:cs="Arial"/>
            <w:color w:val="000000" w:themeColor="text1"/>
          </w:rPr>
          <w:t>The Squad Institute Finance</w:t>
        </w:r>
      </w:ins>
      <w:r w:rsidRPr="000B30B5">
        <w:rPr>
          <w:rFonts w:ascii="Arial" w:eastAsia="Arial" w:hAnsi="Arial" w:cs="Arial"/>
          <w:color w:val="000000" w:themeColor="text1"/>
        </w:rPr>
        <w:t xml:space="preserve"> </w:t>
      </w:r>
      <w:r w:rsidR="67EDB5D0" w:rsidRPr="000B30B5">
        <w:rPr>
          <w:rFonts w:ascii="Arial" w:eastAsia="Arial" w:hAnsi="Arial" w:cs="Arial"/>
          <w:color w:val="000000" w:themeColor="text1"/>
        </w:rPr>
        <w:t>has a process for resolving complaints about our products and service. This process is provided free of charge.</w:t>
      </w:r>
    </w:p>
    <w:p w14:paraId="69B95F79" w14:textId="2AB77767"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This document explains how we deal with complaints step by step. </w:t>
      </w:r>
    </w:p>
    <w:p w14:paraId="68B13144" w14:textId="318F6B2B"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Step 1 – How to make a complaint.</w:t>
      </w:r>
      <w:r w:rsidRPr="000B30B5">
        <w:rPr>
          <w:rFonts w:ascii="Arial" w:eastAsia="Arial" w:hAnsi="Arial" w:cs="Arial"/>
          <w:color w:val="000000" w:themeColor="text1"/>
        </w:rPr>
        <w:t xml:space="preserve"> </w:t>
      </w:r>
    </w:p>
    <w:p w14:paraId="00DEEB76" w14:textId="23049771"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 have a complaint, please talk to us first. We’re here to listen. </w:t>
      </w:r>
    </w:p>
    <w:p w14:paraId="2959B814" w14:textId="676A6BEB"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You can let us know of your complaint in any of these ways: </w:t>
      </w:r>
    </w:p>
    <w:p w14:paraId="30108356" w14:textId="152F67EB"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through our website</w:t>
      </w:r>
      <w:r w:rsidR="009B4889" w:rsidRPr="000B30B5">
        <w:rPr>
          <w:rFonts w:ascii="Arial" w:eastAsia="Arial" w:hAnsi="Arial" w:cs="Arial"/>
          <w:color w:val="000000" w:themeColor="text1"/>
        </w:rPr>
        <w:t xml:space="preserve"> </w:t>
      </w:r>
      <w:commentRangeStart w:id="5"/>
      <w:del w:id="6" w:author="Monya Fahd" w:date="2026-04-06T17:39:00Z" w16du:dateUtc="2026-04-06T07:39:00Z">
        <w:r w:rsidR="004F6326" w:rsidDel="00B91B4A">
          <w:fldChar w:fldCharType="begin"/>
        </w:r>
        <w:r w:rsidR="004F6326" w:rsidDel="00B91B4A">
          <w:delInstrText>HYPERLINK "http://www.myloans360.com.au"</w:delInstrText>
        </w:r>
        <w:r w:rsidR="004F6326" w:rsidDel="00B91B4A">
          <w:fldChar w:fldCharType="separate"/>
        </w:r>
        <w:r w:rsidR="004F6326" w:rsidRPr="001734C7" w:rsidDel="00B91B4A">
          <w:rPr>
            <w:rStyle w:val="Hyperlink"/>
            <w:rFonts w:ascii="Arial" w:eastAsia="Arial" w:hAnsi="Arial" w:cs="Arial"/>
          </w:rPr>
          <w:delText>www.myloans360.com.au</w:delText>
        </w:r>
        <w:r w:rsidR="004F6326" w:rsidDel="00B91B4A">
          <w:fldChar w:fldCharType="end"/>
        </w:r>
      </w:del>
      <w:commentRangeEnd w:id="5"/>
      <w:r w:rsidR="00B12165">
        <w:rPr>
          <w:rStyle w:val="CommentReference"/>
          <w:rFonts w:ascii="Arial" w:eastAsia="Arial" w:hAnsi="Arial" w:cs="Arial"/>
          <w:color w:val="000000" w:themeColor="text1"/>
          <w:sz w:val="22"/>
          <w:szCs w:val="22"/>
        </w:rPr>
        <w:commentReference w:id="5"/>
      </w:r>
      <w:del w:id="7" w:author="Monya Fahd" w:date="2026-04-06T17:39:00Z" w16du:dateUtc="2026-04-06T07:39:00Z">
        <w:r w:rsidR="004F6326" w:rsidDel="00B91B4A">
          <w:rPr>
            <w:rFonts w:ascii="Arial" w:eastAsia="Arial" w:hAnsi="Arial" w:cs="Arial"/>
            <w:color w:val="000000" w:themeColor="text1"/>
          </w:rPr>
          <w:delText xml:space="preserve"> </w:delText>
        </w:r>
      </w:del>
      <w:r w:rsidRPr="000B30B5">
        <w:rPr>
          <w:rFonts w:ascii="Arial" w:eastAsia="Arial" w:hAnsi="Arial" w:cs="Arial"/>
          <w:color w:val="000000" w:themeColor="text1"/>
        </w:rPr>
        <w:t xml:space="preserve">by using Contact Us </w:t>
      </w:r>
    </w:p>
    <w:p w14:paraId="4F0F603C" w14:textId="3266A13B"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 send an email to  </w:t>
      </w:r>
      <w:hyperlink r:id="rId14" w:history="1">
        <w:r w:rsidR="00D9720A" w:rsidRPr="00D9720A">
          <w:rPr>
            <w:rStyle w:val="Hyperlink"/>
            <w:rFonts w:ascii="Arial" w:eastAsia="Arial" w:hAnsi="Arial" w:cs="Arial"/>
          </w:rPr>
          <w:t>recoveries@newml.com.au</w:t>
        </w:r>
      </w:hyperlink>
      <w:r w:rsidRPr="000B30B5">
        <w:rPr>
          <w:rFonts w:ascii="Arial" w:eastAsia="Arial" w:hAnsi="Arial" w:cs="Arial"/>
          <w:color w:val="000000" w:themeColor="text1"/>
        </w:rPr>
        <w:t xml:space="preserve"> </w:t>
      </w:r>
    </w:p>
    <w:p w14:paraId="24CB5D88" w14:textId="162DCF97"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 in writing to </w:t>
      </w:r>
      <w:del w:id="8" w:author="Monya Fahd" w:date="2026-04-06T17:39:00Z" w16du:dateUtc="2026-04-06T07:39:00Z">
        <w:r w:rsidR="00C81DC5" w:rsidRPr="000B30B5" w:rsidDel="00B91B4A">
          <w:rPr>
            <w:rFonts w:ascii="Arial" w:eastAsia="Arial" w:hAnsi="Arial" w:cs="Arial"/>
            <w:color w:val="881798"/>
            <w:u w:val="single"/>
          </w:rPr>
          <w:delText xml:space="preserve">Myloans </w:delText>
        </w:r>
        <w:r w:rsidR="006F0C07" w:rsidDel="00B91B4A">
          <w:rPr>
            <w:rFonts w:ascii="Arial" w:eastAsia="Arial" w:hAnsi="Arial" w:cs="Arial"/>
            <w:color w:val="881798"/>
            <w:u w:val="single"/>
          </w:rPr>
          <w:delText>360</w:delText>
        </w:r>
      </w:del>
      <w:ins w:id="9" w:author="Monya Fahd" w:date="2026-04-06T17:39:00Z" w16du:dateUtc="2026-04-06T07:39:00Z">
        <w:r w:rsidR="00B91B4A">
          <w:rPr>
            <w:rFonts w:ascii="Arial" w:eastAsia="Arial" w:hAnsi="Arial" w:cs="Arial"/>
            <w:color w:val="881798"/>
            <w:u w:val="single"/>
          </w:rPr>
          <w:t>The Squad Institute Finance</w:t>
        </w:r>
      </w:ins>
      <w:r w:rsidR="00C81DC5" w:rsidRPr="000B30B5">
        <w:rPr>
          <w:rFonts w:ascii="Arial" w:eastAsia="Arial" w:hAnsi="Arial" w:cs="Arial"/>
          <w:color w:val="881798"/>
          <w:u w:val="single"/>
        </w:rPr>
        <w:t xml:space="preserve"> </w:t>
      </w:r>
      <w:r w:rsidRPr="000B30B5">
        <w:rPr>
          <w:rFonts w:ascii="Arial" w:eastAsia="Arial" w:hAnsi="Arial" w:cs="Arial"/>
          <w:color w:val="881798"/>
          <w:u w:val="single"/>
        </w:rPr>
        <w:t xml:space="preserve"> Complaints, PO Box Q543, Queen Victoria Building, NSW, 1230</w:t>
      </w:r>
    </w:p>
    <w:p w14:paraId="1575FE36" w14:textId="7D41D08F"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 send us a complaint by email or in writing, we will confirm receipt of your complaint within 1 business day of receiving it or as soon as practicable]. </w:t>
      </w:r>
    </w:p>
    <w:p w14:paraId="1B2819B3" w14:textId="3813082B"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your complaint is about a credit default notice, hardship notice or a request to postpone enforcement proceedings, we recommend that you email </w:t>
      </w:r>
      <w:hyperlink r:id="rId15" w:history="1">
        <w:r w:rsidR="00FA1AFD" w:rsidRPr="00FA1AFD">
          <w:rPr>
            <w:rStyle w:val="Hyperlink"/>
            <w:rFonts w:ascii="Arial" w:eastAsia="Arial" w:hAnsi="Arial" w:cs="Arial"/>
          </w:rPr>
          <w:t>recoveries@newml.com.au</w:t>
        </w:r>
      </w:hyperlink>
      <w:r w:rsidRPr="000B30B5">
        <w:rPr>
          <w:rFonts w:ascii="Arial" w:eastAsia="Arial" w:hAnsi="Arial" w:cs="Arial"/>
          <w:color w:val="000000" w:themeColor="text1"/>
        </w:rPr>
        <w:t xml:space="preserve"> to speak to a Customer Service Representative as soon as possible. </w:t>
      </w:r>
    </w:p>
    <w:p w14:paraId="1C63874B" w14:textId="504BDC55"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Need help? </w:t>
      </w:r>
    </w:p>
    <w:p w14:paraId="2EE1335F" w14:textId="3EF35962"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 need help with making a complaint, please email us at </w:t>
      </w:r>
      <w:hyperlink r:id="rId16" w:history="1">
        <w:r w:rsidR="002E45EB" w:rsidRPr="002E45EB">
          <w:rPr>
            <w:rStyle w:val="Hyperlink"/>
            <w:rFonts w:ascii="Arial" w:eastAsia="Arial" w:hAnsi="Arial" w:cs="Arial"/>
          </w:rPr>
          <w:t>recoveries@newml.com.au</w:t>
        </w:r>
      </w:hyperlink>
      <w:r w:rsidRPr="000B30B5">
        <w:rPr>
          <w:rFonts w:ascii="Arial" w:eastAsia="Arial" w:hAnsi="Arial" w:cs="Arial"/>
          <w:color w:val="000000" w:themeColor="text1"/>
        </w:rPr>
        <w:t>.</w:t>
      </w:r>
      <w:r w:rsidRPr="000B30B5">
        <w:rPr>
          <w:rFonts w:ascii="Arial" w:eastAsia="Arial" w:hAnsi="Arial" w:cs="Arial"/>
          <w:b/>
          <w:bCs/>
          <w:color w:val="000000" w:themeColor="text1"/>
        </w:rPr>
        <w:t xml:space="preserve"> </w:t>
      </w:r>
    </w:p>
    <w:p w14:paraId="59EEF5A5" w14:textId="1814D8E3"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Step 2 – Quick resolution </w:t>
      </w:r>
    </w:p>
    <w:p w14:paraId="7D24D51D" w14:textId="465FB546"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We try to resolve complaints at the first point of contact. If we can resolve the issue to your satisfaction, we will do so immediately.</w:t>
      </w:r>
    </w:p>
    <w:p w14:paraId="17326A2F" w14:textId="60BA0BAE"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Step 3 – Investigation </w:t>
      </w:r>
    </w:p>
    <w:p w14:paraId="1A434E4E" w14:textId="6224C8E4"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Our aim is to resolve complaints by the end of the 5th business day after receiving the complaint. </w:t>
      </w:r>
    </w:p>
    <w:p w14:paraId="15D98089" w14:textId="4D588A22"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lastRenderedPageBreak/>
        <w:t xml:space="preserve">If we cannot resolve the issue to your satisfaction by the end of the 5th business day, the complaint will be referred to our Head of Customer Service who will be responsible for investigating your complaint. </w:t>
      </w:r>
    </w:p>
    <w:p w14:paraId="4BE2B26D" w14:textId="4FF6AC68"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The Head of Customer Service will write to you letting you know the name of the staff member who is dealing with your complaint, and any additional information we may need to consider the complaint. </w:t>
      </w:r>
    </w:p>
    <w:p w14:paraId="2B6C5E71" w14:textId="79879B96"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You will be kept informed of the progress of the complaint while the investigation is ongoing. </w:t>
      </w:r>
    </w:p>
    <w:p w14:paraId="30D3B988" w14:textId="768B2DE2"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Step 4 – Informing you of the outcome. </w:t>
      </w:r>
    </w:p>
    <w:p w14:paraId="13617343" w14:textId="7B8B12E9"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Within 30 days of receiving your complaint we will provide a written response to you which sets out: </w:t>
      </w:r>
    </w:p>
    <w:p w14:paraId="79610F2F" w14:textId="5C5EF677"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the outcome of your complaint, either: </w:t>
      </w:r>
    </w:p>
    <w:p w14:paraId="7C6E85D6" w14:textId="42220E6B"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confirming the actions taken to resolve the complaint; or </w:t>
      </w:r>
    </w:p>
    <w:p w14:paraId="1E63268E" w14:textId="2F8FFAE2"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that we have not accepted or only partially accepted the complaint. </w:t>
      </w:r>
    </w:p>
    <w:p w14:paraId="0170BC6C" w14:textId="41988C0A"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if we have not accepted or only partially accepted your complaint, the reasons for our decision; and </w:t>
      </w:r>
    </w:p>
    <w:p w14:paraId="7EB44C1C" w14:textId="1441309B"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your rights to take the decision to the Australian Financial Complaints Authority (AFCA) and its contact details. </w:t>
      </w:r>
    </w:p>
    <w:p w14:paraId="104C5F7A" w14:textId="009E08E0"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 are not satisfied with the outcome, we would appreciate discussing the matter with you. </w:t>
      </w:r>
    </w:p>
    <w:p w14:paraId="7E179736" w14:textId="01B4B8D0"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Credit-related complaints involving default notices, hardship notices or requests to postpone enforcement proceedings. </w:t>
      </w:r>
    </w:p>
    <w:p w14:paraId="07145024" w14:textId="562E08AE"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Credit-related complaints involving default notices, hardship notices or requests to postpone enforcement proceedings are considered urgent matters. We will provide a written response to you on the outcome of the complaint: </w:t>
      </w:r>
    </w:p>
    <w:p w14:paraId="0AAE4DD2" w14:textId="23F25D09"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within 21 days of receiving the complaint; or </w:t>
      </w:r>
    </w:p>
    <w:p w14:paraId="7E5A2349" w14:textId="23E7FAFD"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if further information is requested, within 21 days of receiving the information: or </w:t>
      </w:r>
    </w:p>
    <w:p w14:paraId="174FD771" w14:textId="3151DF34"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if no information requested is received, 7 days from the date the information was due.</w:t>
      </w:r>
    </w:p>
    <w:p w14:paraId="25D956F5" w14:textId="1FDEA219"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Unauthorised transactions involving a PIN or access code. </w:t>
      </w:r>
    </w:p>
    <w:p w14:paraId="680E4377" w14:textId="6A4F7117"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For complaints about unauthorised transactions involving a PIN or access code we will advise you of the outcome of your complaint in writing within 21 days of receiving the complaint. </w:t>
      </w:r>
    </w:p>
    <w:p w14:paraId="6ED3775B" w14:textId="0195D1E9"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Complaints resolved within 5 working days of receipt. </w:t>
      </w:r>
    </w:p>
    <w:p w14:paraId="51624D47" w14:textId="1526C9FE"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your complaint is resolved within 5 working days of receipt, you will not receive a written response advising you of the outcome unless: </w:t>
      </w:r>
    </w:p>
    <w:p w14:paraId="10BF7F59" w14:textId="2CEC8E8E"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you ask us for a written response; or </w:t>
      </w:r>
    </w:p>
    <w:p w14:paraId="730A2B85" w14:textId="0A25AE10"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lastRenderedPageBreak/>
        <w:t xml:space="preserve">the complaint is about hardship. </w:t>
      </w:r>
    </w:p>
    <w:p w14:paraId="3EDA1EA9" w14:textId="77777777" w:rsidR="00A535A9" w:rsidRDefault="00A535A9" w:rsidP="6B255692">
      <w:pPr>
        <w:spacing w:before="240" w:after="240" w:line="276" w:lineRule="auto"/>
        <w:rPr>
          <w:rFonts w:ascii="Arial" w:eastAsia="Arial" w:hAnsi="Arial" w:cs="Arial"/>
          <w:b/>
          <w:bCs/>
          <w:color w:val="000000" w:themeColor="text1"/>
        </w:rPr>
      </w:pPr>
    </w:p>
    <w:p w14:paraId="1C545B3E" w14:textId="4F4FAE2F"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Step 5 – Informing you of any delays. </w:t>
      </w:r>
    </w:p>
    <w:p w14:paraId="34ED9299" w14:textId="26ACA711"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If there is no reasonable opportunity for us to prepare a written response to you within the 30 (or 21) days because the complaint is very complex or circumstances beyond our control ar</w:t>
      </w:r>
      <w:r w:rsidR="391E43A3" w:rsidRPr="000B30B5">
        <w:rPr>
          <w:rFonts w:ascii="Arial" w:eastAsia="Arial" w:hAnsi="Arial" w:cs="Arial"/>
          <w:color w:val="000000" w:themeColor="text1"/>
        </w:rPr>
        <w:t xml:space="preserve">e </w:t>
      </w:r>
      <w:r w:rsidRPr="000B30B5">
        <w:rPr>
          <w:rFonts w:ascii="Arial" w:eastAsia="Arial" w:hAnsi="Arial" w:cs="Arial"/>
          <w:color w:val="000000" w:themeColor="text1"/>
        </w:rPr>
        <w:t xml:space="preserve">causing delays, we will advise you of the delay before the 30 (or 21) days have expired. We will tell you: </w:t>
      </w:r>
    </w:p>
    <w:p w14:paraId="39FE9F03" w14:textId="6293526F"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the reasons for the delay; and </w:t>
      </w:r>
    </w:p>
    <w:p w14:paraId="5BC6F4B3" w14:textId="48CE561F" w:rsidR="002531E1" w:rsidRPr="004E0B7A" w:rsidRDefault="67EDB5D0" w:rsidP="004E0B7A">
      <w:pPr>
        <w:pStyle w:val="ListParagraph"/>
        <w:numPr>
          <w:ilvl w:val="0"/>
          <w:numId w:val="2"/>
        </w:numPr>
        <w:spacing w:before="240" w:after="240" w:line="276" w:lineRule="auto"/>
        <w:rPr>
          <w:rFonts w:ascii="Arial" w:eastAsia="Arial" w:hAnsi="Arial" w:cs="Arial"/>
          <w:color w:val="000000" w:themeColor="text1"/>
        </w:rPr>
      </w:pPr>
      <w:r w:rsidRPr="004E0B7A">
        <w:rPr>
          <w:rFonts w:ascii="Arial" w:eastAsia="Arial" w:hAnsi="Arial" w:cs="Arial"/>
          <w:color w:val="000000" w:themeColor="text1"/>
        </w:rPr>
        <w:t xml:space="preserve">your right to complain to the Australian Financial Complaints Authority (AFCA) and its contact details. </w:t>
      </w:r>
    </w:p>
    <w:p w14:paraId="2EF07AF4" w14:textId="793EDD93"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Australian Financial Complaints Authority </w:t>
      </w:r>
    </w:p>
    <w:p w14:paraId="0991D5E4" w14:textId="3023725C"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If your complaint is not resolved to your satisfaction, you can lodge a complaint with the Australian Financial Complaints Authority (AFCA)</w:t>
      </w:r>
      <w:hyperlink r:id="rId17">
        <w:r w:rsidRPr="000B30B5">
          <w:rPr>
            <w:rStyle w:val="Hyperlink"/>
            <w:rFonts w:ascii="Arial" w:eastAsia="Arial" w:hAnsi="Arial" w:cs="Arial"/>
            <w:color w:val="000000" w:themeColor="text1"/>
          </w:rPr>
          <w:t xml:space="preserve"> </w:t>
        </w:r>
      </w:hyperlink>
      <w:hyperlink r:id="rId18">
        <w:r w:rsidRPr="000B30B5">
          <w:rPr>
            <w:rStyle w:val="Hyperlink"/>
            <w:rFonts w:ascii="Arial" w:eastAsia="Arial" w:hAnsi="Arial" w:cs="Arial"/>
            <w:color w:val="1155CC"/>
          </w:rPr>
          <w:t>https://www.afca.org.au/</w:t>
        </w:r>
      </w:hyperlink>
      <w:r w:rsidRPr="000B30B5">
        <w:rPr>
          <w:rFonts w:ascii="Arial" w:eastAsia="Arial" w:hAnsi="Arial" w:cs="Arial"/>
          <w:color w:val="000000" w:themeColor="text1"/>
        </w:rPr>
        <w:t xml:space="preserve">. </w:t>
      </w:r>
    </w:p>
    <w:p w14:paraId="069854D9" w14:textId="5D09AE95" w:rsidR="002531E1" w:rsidRPr="000B30B5" w:rsidRDefault="00DF54EC" w:rsidP="6B255692">
      <w:pPr>
        <w:spacing w:before="240" w:after="240" w:line="276" w:lineRule="auto"/>
        <w:rPr>
          <w:rFonts w:ascii="Arial" w:eastAsia="Arial" w:hAnsi="Arial" w:cs="Arial"/>
          <w:color w:val="000000" w:themeColor="text1"/>
        </w:rPr>
      </w:pPr>
      <w:r w:rsidRPr="004E0B7A">
        <w:rPr>
          <w:rFonts w:ascii="Arial" w:eastAsia="Calibri" w:hAnsi="Arial" w:cs="Arial"/>
          <w:color w:val="1E1E1E"/>
        </w:rPr>
        <w:t xml:space="preserve">New Money Lender Pty Ltd </w:t>
      </w:r>
      <w:r w:rsidR="67EDB5D0" w:rsidRPr="000B30B5">
        <w:rPr>
          <w:rFonts w:ascii="Arial" w:eastAsia="Arial" w:hAnsi="Arial" w:cs="Arial"/>
          <w:color w:val="FF0000"/>
        </w:rPr>
        <w:t xml:space="preserve"> </w:t>
      </w:r>
      <w:r w:rsidR="67EDB5D0" w:rsidRPr="000B30B5">
        <w:rPr>
          <w:rFonts w:ascii="Arial" w:eastAsia="Arial" w:hAnsi="Arial" w:cs="Arial"/>
          <w:color w:val="000000" w:themeColor="text1"/>
        </w:rPr>
        <w:t xml:space="preserve">is a member of AFCA. It provides consumers and small businesses with fair, free and independent dispute resolution for financial complaints. AFCA’s contact details are: </w:t>
      </w:r>
    </w:p>
    <w:p w14:paraId="23DB5B63" w14:textId="11791CAE"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Website:</w:t>
      </w:r>
      <w:hyperlink r:id="rId19">
        <w:r w:rsidRPr="000B30B5">
          <w:rPr>
            <w:rStyle w:val="Hyperlink"/>
            <w:rFonts w:ascii="Arial" w:eastAsia="Arial" w:hAnsi="Arial" w:cs="Arial"/>
            <w:color w:val="000000" w:themeColor="text1"/>
          </w:rPr>
          <w:t xml:space="preserve"> </w:t>
        </w:r>
      </w:hyperlink>
      <w:hyperlink r:id="rId20">
        <w:r w:rsidRPr="000B30B5">
          <w:rPr>
            <w:rStyle w:val="Hyperlink"/>
            <w:rFonts w:ascii="Arial" w:eastAsia="Arial" w:hAnsi="Arial" w:cs="Arial"/>
            <w:color w:val="1155CC"/>
          </w:rPr>
          <w:t>www.afca.org.au</w:t>
        </w:r>
      </w:hyperlink>
      <w:r w:rsidRPr="000B30B5">
        <w:rPr>
          <w:rFonts w:ascii="Arial" w:eastAsia="Arial" w:hAnsi="Arial" w:cs="Arial"/>
          <w:color w:val="000000" w:themeColor="text1"/>
        </w:rPr>
        <w:t xml:space="preserve"> </w:t>
      </w:r>
    </w:p>
    <w:p w14:paraId="3550A402" w14:textId="0F0EABA9"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Telephone: 1800 931 678 (free call) </w:t>
      </w:r>
    </w:p>
    <w:p w14:paraId="51BF72C9" w14:textId="51302A9E"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Email: </w:t>
      </w:r>
      <w:hyperlink r:id="rId21">
        <w:r w:rsidRPr="000B30B5">
          <w:rPr>
            <w:rStyle w:val="Hyperlink"/>
            <w:rFonts w:ascii="Arial" w:eastAsia="Arial" w:hAnsi="Arial" w:cs="Arial"/>
          </w:rPr>
          <w:t>info@afca.org.au</w:t>
        </w:r>
      </w:hyperlink>
      <w:r w:rsidRPr="000B30B5">
        <w:rPr>
          <w:rFonts w:ascii="Arial" w:eastAsia="Arial" w:hAnsi="Arial" w:cs="Arial"/>
          <w:color w:val="000000" w:themeColor="text1"/>
        </w:rPr>
        <w:t xml:space="preserve"> </w:t>
      </w:r>
    </w:p>
    <w:p w14:paraId="6DE117BD" w14:textId="785A954C"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In writing to: Australian Financial Complaints Authority, GPO Box 3, Melbourne VIC 3001 </w:t>
      </w:r>
    </w:p>
    <w:p w14:paraId="7F3A6AFC" w14:textId="08DFAE44"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Office of the Australian Information Commissioner (OAIC) </w:t>
      </w:r>
    </w:p>
    <w:p w14:paraId="6B72254C" w14:textId="743CFB09"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your complaint is about how we have handled your personal information, and we don’t respond to your complaint within 30 days or you’re not happy with our response, you can lodge a complaint with the Office of the Australian Information Commissioner (OAIC). The complaint must be in writing and can be lodged online. For further details please see the OAIC website: </w:t>
      </w:r>
    </w:p>
    <w:p w14:paraId="57434807" w14:textId="354BC093" w:rsidR="002531E1" w:rsidRPr="000B30B5" w:rsidRDefault="67EDB5D0" w:rsidP="6B255692">
      <w:pPr>
        <w:spacing w:before="240" w:after="240" w:line="276" w:lineRule="auto"/>
        <w:rPr>
          <w:rFonts w:ascii="Arial" w:eastAsia="Arial" w:hAnsi="Arial" w:cs="Arial"/>
          <w:color w:val="000000" w:themeColor="text1"/>
        </w:rPr>
      </w:pPr>
      <w:hyperlink r:id="rId22">
        <w:r w:rsidRPr="000B30B5">
          <w:rPr>
            <w:rStyle w:val="Hyperlink"/>
            <w:rFonts w:ascii="Arial" w:eastAsia="Arial" w:hAnsi="Arial" w:cs="Arial"/>
            <w:color w:val="1155CC"/>
          </w:rPr>
          <w:t>https://www.oaic.gov.au/privacy/privacy-complaints/lodge-a-privacy-complaint-with-us/</w:t>
        </w:r>
      </w:hyperlink>
      <w:r w:rsidRPr="000B30B5">
        <w:rPr>
          <w:rFonts w:ascii="Arial" w:eastAsia="Arial" w:hAnsi="Arial" w:cs="Arial"/>
          <w:color w:val="000000" w:themeColor="text1"/>
        </w:rPr>
        <w:t xml:space="preserve"> </w:t>
      </w:r>
    </w:p>
    <w:p w14:paraId="4E693F6D" w14:textId="384E3BF3"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b/>
          <w:bCs/>
          <w:color w:val="000000" w:themeColor="text1"/>
        </w:rPr>
        <w:t xml:space="preserve">Further information or assistance </w:t>
      </w:r>
    </w:p>
    <w:p w14:paraId="17CF5E64" w14:textId="02DD87C8"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 xml:space="preserve">If you have any questions or need further information or assistance in making a complaint, or our complaints process, please email us via </w:t>
      </w:r>
      <w:hyperlink r:id="rId23" w:history="1">
        <w:r w:rsidR="004E0B7A" w:rsidRPr="004E0B7A">
          <w:rPr>
            <w:rStyle w:val="Hyperlink"/>
            <w:rFonts w:ascii="Arial" w:eastAsia="Arial" w:hAnsi="Arial" w:cs="Arial"/>
          </w:rPr>
          <w:t>recoveries@newml.com.au</w:t>
        </w:r>
      </w:hyperlink>
      <w:r w:rsidRPr="000B30B5">
        <w:rPr>
          <w:rFonts w:ascii="Arial" w:eastAsia="Arial" w:hAnsi="Arial" w:cs="Arial"/>
          <w:color w:val="000000" w:themeColor="text1"/>
        </w:rPr>
        <w:t xml:space="preserve">. </w:t>
      </w:r>
    </w:p>
    <w:p w14:paraId="1F6D042A" w14:textId="25AFAC2F" w:rsidR="002531E1" w:rsidRPr="000B30B5" w:rsidRDefault="67EDB5D0" w:rsidP="6B255692">
      <w:pPr>
        <w:spacing w:before="240" w:after="240" w:line="276" w:lineRule="auto"/>
        <w:rPr>
          <w:rFonts w:ascii="Arial" w:eastAsia="Arial" w:hAnsi="Arial" w:cs="Arial"/>
          <w:color w:val="000000" w:themeColor="text1"/>
        </w:rPr>
      </w:pPr>
      <w:r w:rsidRPr="000B30B5">
        <w:rPr>
          <w:rFonts w:ascii="Arial" w:eastAsia="Arial" w:hAnsi="Arial" w:cs="Arial"/>
          <w:color w:val="000000" w:themeColor="text1"/>
        </w:rPr>
        <w:t>If you are dissatisfied with something we have done, or not done, we hope we can resolve the issue quickly through our complaints process. However, you do not have to use this process and you may contact AFCA or take other action to resolve your complaint.</w:t>
      </w:r>
    </w:p>
    <w:p w14:paraId="5E5787A5" w14:textId="1FC47063" w:rsidR="002531E1" w:rsidRPr="004E0B7A" w:rsidRDefault="002531E1" w:rsidP="6B255692">
      <w:pPr>
        <w:rPr>
          <w:rFonts w:ascii="Arial" w:hAnsi="Arial" w:cs="Arial"/>
        </w:rPr>
      </w:pPr>
    </w:p>
    <w:sectPr w:rsidR="002531E1" w:rsidRPr="004E0B7A">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onya Fahd" w:date="2026-04-06T17:39:00Z" w:initials="MF">
    <w:p w14:paraId="4F711F21" w14:textId="77777777" w:rsidR="00B12165" w:rsidRDefault="00B12165" w:rsidP="00B12165">
      <w:pPr>
        <w:pStyle w:val="CommentText"/>
      </w:pPr>
      <w:r>
        <w:rPr>
          <w:rStyle w:val="CommentReference"/>
        </w:rPr>
        <w:annotationRef/>
      </w:r>
      <w:r>
        <w:rPr>
          <w:lang w:val="en-AU"/>
        </w:rPr>
        <w:t>Insert the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11F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CEDB8" w16cex:dateUtc="2026-04-06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11F21" w16cid:durableId="63ACED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202D" w14:textId="77777777" w:rsidR="005A3408" w:rsidRDefault="005A3408" w:rsidP="00327C80">
      <w:pPr>
        <w:spacing w:after="0" w:line="240" w:lineRule="auto"/>
      </w:pPr>
      <w:r>
        <w:separator/>
      </w:r>
    </w:p>
  </w:endnote>
  <w:endnote w:type="continuationSeparator" w:id="0">
    <w:p w14:paraId="379C0002" w14:textId="77777777" w:rsidR="005A3408" w:rsidRDefault="005A3408" w:rsidP="00327C80">
      <w:pPr>
        <w:spacing w:after="0" w:line="240" w:lineRule="auto"/>
      </w:pPr>
      <w:r>
        <w:continuationSeparator/>
      </w:r>
    </w:p>
  </w:endnote>
  <w:endnote w:type="continuationNotice" w:id="1">
    <w:p w14:paraId="37710134" w14:textId="77777777" w:rsidR="005A3408" w:rsidRDefault="005A34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9B07" w14:textId="77777777" w:rsidR="00327C80" w:rsidRDefault="00327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C763" w14:textId="77777777" w:rsidR="00327C80" w:rsidRDefault="00327C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5695" w14:textId="77777777" w:rsidR="00327C80" w:rsidRDefault="00327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5880" w14:textId="77777777" w:rsidR="005A3408" w:rsidRDefault="005A3408" w:rsidP="00327C80">
      <w:pPr>
        <w:spacing w:after="0" w:line="240" w:lineRule="auto"/>
      </w:pPr>
      <w:r>
        <w:separator/>
      </w:r>
    </w:p>
  </w:footnote>
  <w:footnote w:type="continuationSeparator" w:id="0">
    <w:p w14:paraId="7A2BE293" w14:textId="77777777" w:rsidR="005A3408" w:rsidRDefault="005A3408" w:rsidP="00327C80">
      <w:pPr>
        <w:spacing w:after="0" w:line="240" w:lineRule="auto"/>
      </w:pPr>
      <w:r>
        <w:continuationSeparator/>
      </w:r>
    </w:p>
  </w:footnote>
  <w:footnote w:type="continuationNotice" w:id="1">
    <w:p w14:paraId="172B0C08" w14:textId="77777777" w:rsidR="005A3408" w:rsidRDefault="005A34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86E7" w14:textId="77777777" w:rsidR="00327C80" w:rsidRDefault="00327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B377" w14:textId="1547A97D" w:rsidR="00327C80" w:rsidRDefault="00327C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EC53" w14:textId="77777777" w:rsidR="00327C80" w:rsidRDefault="00327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BE7"/>
    <w:multiLevelType w:val="hybridMultilevel"/>
    <w:tmpl w:val="43627186"/>
    <w:lvl w:ilvl="0" w:tplc="F588E72E">
      <w:start w:val="3"/>
      <w:numFmt w:val="bullet"/>
      <w:lvlText w:val="•"/>
      <w:lvlJc w:val="left"/>
      <w:pPr>
        <w:ind w:left="108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C47DE"/>
    <w:multiLevelType w:val="hybridMultilevel"/>
    <w:tmpl w:val="B6067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721303"/>
    <w:multiLevelType w:val="hybridMultilevel"/>
    <w:tmpl w:val="2AB01E1C"/>
    <w:lvl w:ilvl="0" w:tplc="F588E72E">
      <w:start w:val="3"/>
      <w:numFmt w:val="bullet"/>
      <w:lvlText w:val="•"/>
      <w:lvlJc w:val="left"/>
      <w:pPr>
        <w:ind w:left="108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72815F2"/>
    <w:multiLevelType w:val="hybridMultilevel"/>
    <w:tmpl w:val="1EE49A50"/>
    <w:lvl w:ilvl="0" w:tplc="F588E72E">
      <w:start w:val="3"/>
      <w:numFmt w:val="bullet"/>
      <w:lvlText w:val="•"/>
      <w:lvlJc w:val="left"/>
      <w:pPr>
        <w:ind w:left="1800" w:hanging="360"/>
      </w:pPr>
      <w:rPr>
        <w:rFonts w:ascii="Arial" w:eastAsia="Arial"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7E027683"/>
    <w:multiLevelType w:val="hybridMultilevel"/>
    <w:tmpl w:val="6568D828"/>
    <w:lvl w:ilvl="0" w:tplc="F588E72E">
      <w:start w:val="3"/>
      <w:numFmt w:val="bullet"/>
      <w:lvlText w:val="•"/>
      <w:lvlJc w:val="left"/>
      <w:pPr>
        <w:ind w:left="1080" w:hanging="360"/>
      </w:pPr>
      <w:rPr>
        <w:rFonts w:ascii="Arial" w:eastAsia="Arial"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987510909">
    <w:abstractNumId w:val="1"/>
  </w:num>
  <w:num w:numId="2" w16cid:durableId="567493852">
    <w:abstractNumId w:val="4"/>
  </w:num>
  <w:num w:numId="3" w16cid:durableId="462623298">
    <w:abstractNumId w:val="0"/>
  </w:num>
  <w:num w:numId="4" w16cid:durableId="447429842">
    <w:abstractNumId w:val="3"/>
  </w:num>
  <w:num w:numId="5" w16cid:durableId="7788411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ya Fahd">
    <w15:presenceInfo w15:providerId="AD" w15:userId="S::monya@mybond.com.au::d187a1a9-b324-4a7e-8006-7bb16ad0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AC24CD"/>
    <w:rsid w:val="00064E53"/>
    <w:rsid w:val="000A045F"/>
    <w:rsid w:val="000B30B5"/>
    <w:rsid w:val="000C67BA"/>
    <w:rsid w:val="000E5E5C"/>
    <w:rsid w:val="000E7E77"/>
    <w:rsid w:val="001908D6"/>
    <w:rsid w:val="001E091B"/>
    <w:rsid w:val="00222619"/>
    <w:rsid w:val="002305EA"/>
    <w:rsid w:val="00251E2E"/>
    <w:rsid w:val="002531E1"/>
    <w:rsid w:val="002846E5"/>
    <w:rsid w:val="002C0FE9"/>
    <w:rsid w:val="002D17D4"/>
    <w:rsid w:val="002D33F4"/>
    <w:rsid w:val="002E45EB"/>
    <w:rsid w:val="00305014"/>
    <w:rsid w:val="00327C80"/>
    <w:rsid w:val="00332D34"/>
    <w:rsid w:val="003854F5"/>
    <w:rsid w:val="003E675B"/>
    <w:rsid w:val="00414F2E"/>
    <w:rsid w:val="00432B2E"/>
    <w:rsid w:val="0044246A"/>
    <w:rsid w:val="004E0B7A"/>
    <w:rsid w:val="004F6326"/>
    <w:rsid w:val="00517E2B"/>
    <w:rsid w:val="0052622B"/>
    <w:rsid w:val="005A3408"/>
    <w:rsid w:val="005D1DF6"/>
    <w:rsid w:val="005F5790"/>
    <w:rsid w:val="006048D9"/>
    <w:rsid w:val="00634DF8"/>
    <w:rsid w:val="006A4031"/>
    <w:rsid w:val="006C53B5"/>
    <w:rsid w:val="006F0C07"/>
    <w:rsid w:val="006F410E"/>
    <w:rsid w:val="00707BFB"/>
    <w:rsid w:val="00736B0F"/>
    <w:rsid w:val="0075286D"/>
    <w:rsid w:val="007532C5"/>
    <w:rsid w:val="00833CB6"/>
    <w:rsid w:val="00852F78"/>
    <w:rsid w:val="00855157"/>
    <w:rsid w:val="00860ACA"/>
    <w:rsid w:val="008823B5"/>
    <w:rsid w:val="008A3F6E"/>
    <w:rsid w:val="008D27CB"/>
    <w:rsid w:val="00902B84"/>
    <w:rsid w:val="00941DD4"/>
    <w:rsid w:val="00942999"/>
    <w:rsid w:val="009B4889"/>
    <w:rsid w:val="009E6424"/>
    <w:rsid w:val="00A535A9"/>
    <w:rsid w:val="00A86A36"/>
    <w:rsid w:val="00B12165"/>
    <w:rsid w:val="00B67E32"/>
    <w:rsid w:val="00B90DF6"/>
    <w:rsid w:val="00B91B4A"/>
    <w:rsid w:val="00B95489"/>
    <w:rsid w:val="00BE78D1"/>
    <w:rsid w:val="00C34D26"/>
    <w:rsid w:val="00C53F99"/>
    <w:rsid w:val="00C5563F"/>
    <w:rsid w:val="00C80D75"/>
    <w:rsid w:val="00C81DC5"/>
    <w:rsid w:val="00D31C7B"/>
    <w:rsid w:val="00D9720A"/>
    <w:rsid w:val="00DD38BB"/>
    <w:rsid w:val="00DF54EC"/>
    <w:rsid w:val="00F023AC"/>
    <w:rsid w:val="00F706F8"/>
    <w:rsid w:val="00FA1AFD"/>
    <w:rsid w:val="00FA6D42"/>
    <w:rsid w:val="00FD169F"/>
    <w:rsid w:val="00FF16E1"/>
    <w:rsid w:val="11AC24CD"/>
    <w:rsid w:val="3791E5A7"/>
    <w:rsid w:val="391E43A3"/>
    <w:rsid w:val="67EDB5D0"/>
    <w:rsid w:val="6B255692"/>
    <w:rsid w:val="725DC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24CD"/>
  <w15:chartTrackingRefBased/>
  <w15:docId w15:val="{F4AC6267-0F9F-4F5F-B7CF-79D4857C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327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C80"/>
  </w:style>
  <w:style w:type="paragraph" w:styleId="Footer">
    <w:name w:val="footer"/>
    <w:basedOn w:val="Normal"/>
    <w:link w:val="FooterChar"/>
    <w:uiPriority w:val="99"/>
    <w:unhideWhenUsed/>
    <w:rsid w:val="00327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C80"/>
  </w:style>
  <w:style w:type="paragraph" w:styleId="Revision">
    <w:name w:val="Revision"/>
    <w:hidden/>
    <w:uiPriority w:val="99"/>
    <w:semiHidden/>
    <w:rsid w:val="007532C5"/>
    <w:pPr>
      <w:spacing w:after="0" w:line="240" w:lineRule="auto"/>
    </w:pPr>
  </w:style>
  <w:style w:type="character" w:styleId="UnresolvedMention">
    <w:name w:val="Unresolved Mention"/>
    <w:basedOn w:val="DefaultParagraphFont"/>
    <w:uiPriority w:val="99"/>
    <w:semiHidden/>
    <w:unhideWhenUsed/>
    <w:rsid w:val="00C53F99"/>
    <w:rPr>
      <w:color w:val="605E5C"/>
      <w:shd w:val="clear" w:color="auto" w:fill="E1DFDD"/>
    </w:rPr>
  </w:style>
  <w:style w:type="paragraph" w:styleId="ListParagraph">
    <w:name w:val="List Paragraph"/>
    <w:basedOn w:val="Normal"/>
    <w:uiPriority w:val="34"/>
    <w:qFormat/>
    <w:rsid w:val="00707BFB"/>
    <w:pPr>
      <w:ind w:left="720"/>
      <w:contextualSpacing/>
    </w:pPr>
  </w:style>
  <w:style w:type="character" w:styleId="CommentReference">
    <w:name w:val="annotation reference"/>
    <w:basedOn w:val="DefaultParagraphFont"/>
    <w:uiPriority w:val="99"/>
    <w:semiHidden/>
    <w:unhideWhenUsed/>
    <w:rsid w:val="00B12165"/>
    <w:rPr>
      <w:sz w:val="16"/>
      <w:szCs w:val="16"/>
    </w:rPr>
  </w:style>
  <w:style w:type="paragraph" w:styleId="CommentText">
    <w:name w:val="annotation text"/>
    <w:basedOn w:val="Normal"/>
    <w:link w:val="CommentTextChar"/>
    <w:uiPriority w:val="99"/>
    <w:unhideWhenUsed/>
    <w:rsid w:val="00B12165"/>
    <w:pPr>
      <w:spacing w:line="240" w:lineRule="auto"/>
    </w:pPr>
    <w:rPr>
      <w:sz w:val="20"/>
      <w:szCs w:val="20"/>
    </w:rPr>
  </w:style>
  <w:style w:type="character" w:customStyle="1" w:styleId="CommentTextChar">
    <w:name w:val="Comment Text Char"/>
    <w:basedOn w:val="DefaultParagraphFont"/>
    <w:link w:val="CommentText"/>
    <w:uiPriority w:val="99"/>
    <w:rsid w:val="00B12165"/>
    <w:rPr>
      <w:sz w:val="20"/>
      <w:szCs w:val="20"/>
    </w:rPr>
  </w:style>
  <w:style w:type="paragraph" w:styleId="CommentSubject">
    <w:name w:val="annotation subject"/>
    <w:basedOn w:val="CommentText"/>
    <w:next w:val="CommentText"/>
    <w:link w:val="CommentSubjectChar"/>
    <w:uiPriority w:val="99"/>
    <w:semiHidden/>
    <w:unhideWhenUsed/>
    <w:rsid w:val="00B12165"/>
    <w:rPr>
      <w:b/>
      <w:bCs/>
    </w:rPr>
  </w:style>
  <w:style w:type="character" w:customStyle="1" w:styleId="CommentSubjectChar">
    <w:name w:val="Comment Subject Char"/>
    <w:basedOn w:val="CommentTextChar"/>
    <w:link w:val="CommentSubject"/>
    <w:uiPriority w:val="99"/>
    <w:semiHidden/>
    <w:rsid w:val="00B121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afca.org.au/"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info@afca.org.au"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afca.org.au/"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recoveries@newml.com.au" TargetMode="External"/><Relationship Id="rId20" Type="http://schemas.openxmlformats.org/officeDocument/2006/relationships/hyperlink" Target="http://www.afca.org.au/"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recoveries@newml.com.au" TargetMode="External"/><Relationship Id="rId23" Type="http://schemas.openxmlformats.org/officeDocument/2006/relationships/hyperlink" Target="mailto:recoveries@newml.com.au" TargetMode="External"/><Relationship Id="rId28"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yperlink" Target="http://www.afca.org.au/" TargetMode="Externa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coveries@newml.com.au" TargetMode="External"/><Relationship Id="rId22" Type="http://schemas.openxmlformats.org/officeDocument/2006/relationships/hyperlink" Target="https://www.oaic.gov.au/privacy/privacy-complaints/lodge-a-privacy-complaint-with-us/"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97777ec-f4d0-4745-a39e-f63080a1e1e7">
      <UserInfo>
        <DisplayName/>
        <AccountId xsi:nil="true"/>
        <AccountType/>
      </UserInfo>
    </SharedWithUsers>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E00920-B8F9-4769-98A7-C3E843C87724}">
  <ds:schemaRefs>
    <ds:schemaRef ds:uri="http://schemas.microsoft.com/sharepoint/v3/contenttype/forms"/>
  </ds:schemaRefs>
</ds:datastoreItem>
</file>

<file path=customXml/itemProps2.xml><?xml version="1.0" encoding="utf-8"?>
<ds:datastoreItem xmlns:ds="http://schemas.openxmlformats.org/officeDocument/2006/customXml" ds:itemID="{32C7B2CC-F15E-4D65-BC6B-7727B3C3905D}">
  <ds:schemaRefs>
    <ds:schemaRef ds:uri="http://schemas.microsoft.com/office/2006/metadata/properties"/>
    <ds:schemaRef ds:uri="http://schemas.microsoft.com/office/infopath/2007/PartnerControls"/>
    <ds:schemaRef ds:uri="697777ec-f4d0-4745-a39e-f63080a1e1e7"/>
    <ds:schemaRef ds:uri="89817493-45d5-44d1-911b-70a487cf1458"/>
  </ds:schemaRefs>
</ds:datastoreItem>
</file>

<file path=customXml/itemProps3.xml><?xml version="1.0" encoding="utf-8"?>
<ds:datastoreItem xmlns:ds="http://schemas.openxmlformats.org/officeDocument/2006/customXml" ds:itemID="{A483338E-9EF2-460B-BEFB-F4EC6F0B9A93}"/>
</file>

<file path=docProps/app.xml><?xml version="1.0" encoding="utf-8"?>
<Properties xmlns="http://schemas.openxmlformats.org/officeDocument/2006/extended-properties" xmlns:vt="http://schemas.openxmlformats.org/officeDocument/2006/docPropsVTypes">
  <Template>Normal</Template>
  <TotalTime>2</TotalTime>
  <Pages>4</Pages>
  <Words>1049</Words>
  <Characters>5500</Characters>
  <Application>Microsoft Office Word</Application>
  <DocSecurity>0</DocSecurity>
  <Lines>107</Lines>
  <Paragraphs>77</Paragraphs>
  <ScaleCrop>false</ScaleCrop>
  <Company/>
  <LinksUpToDate>false</LinksUpToDate>
  <CharactersWithSpaces>6472</CharactersWithSpaces>
  <SharedDoc>false</SharedDoc>
  <HLinks>
    <vt:vector size="60" baseType="variant">
      <vt:variant>
        <vt:i4>4194343</vt:i4>
      </vt:variant>
      <vt:variant>
        <vt:i4>30</vt:i4>
      </vt:variant>
      <vt:variant>
        <vt:i4>0</vt:i4>
      </vt:variant>
      <vt:variant>
        <vt:i4>5</vt:i4>
      </vt:variant>
      <vt:variant>
        <vt:lpwstr>mailto:complaints@mybond.com.au</vt:lpwstr>
      </vt:variant>
      <vt:variant>
        <vt:lpwstr/>
      </vt:variant>
      <vt:variant>
        <vt:i4>5963783</vt:i4>
      </vt:variant>
      <vt:variant>
        <vt:i4>27</vt:i4>
      </vt:variant>
      <vt:variant>
        <vt:i4>0</vt:i4>
      </vt:variant>
      <vt:variant>
        <vt:i4>5</vt:i4>
      </vt:variant>
      <vt:variant>
        <vt:lpwstr>https://www.oaic.gov.au/privacy/privacy-complaints/lodge-a-privacy-complaint-with-us/</vt:lpwstr>
      </vt:variant>
      <vt:variant>
        <vt:lpwstr/>
      </vt:variant>
      <vt:variant>
        <vt:i4>4390971</vt:i4>
      </vt:variant>
      <vt:variant>
        <vt:i4>24</vt:i4>
      </vt:variant>
      <vt:variant>
        <vt:i4>0</vt:i4>
      </vt:variant>
      <vt:variant>
        <vt:i4>5</vt:i4>
      </vt:variant>
      <vt:variant>
        <vt:lpwstr>mailto:info@afca.org.au</vt:lpwstr>
      </vt:variant>
      <vt:variant>
        <vt:lpwstr/>
      </vt:variant>
      <vt:variant>
        <vt:i4>3014718</vt:i4>
      </vt:variant>
      <vt:variant>
        <vt:i4>21</vt:i4>
      </vt:variant>
      <vt:variant>
        <vt:i4>0</vt:i4>
      </vt:variant>
      <vt:variant>
        <vt:i4>5</vt:i4>
      </vt:variant>
      <vt:variant>
        <vt:lpwstr>http://www.afca.org.au/</vt:lpwstr>
      </vt:variant>
      <vt:variant>
        <vt:lpwstr/>
      </vt:variant>
      <vt:variant>
        <vt:i4>3014718</vt:i4>
      </vt:variant>
      <vt:variant>
        <vt:i4>18</vt:i4>
      </vt:variant>
      <vt:variant>
        <vt:i4>0</vt:i4>
      </vt:variant>
      <vt:variant>
        <vt:i4>5</vt:i4>
      </vt:variant>
      <vt:variant>
        <vt:lpwstr>http://www.afca.org.au/</vt:lpwstr>
      </vt:variant>
      <vt:variant>
        <vt:lpwstr/>
      </vt:variant>
      <vt:variant>
        <vt:i4>589893</vt:i4>
      </vt:variant>
      <vt:variant>
        <vt:i4>15</vt:i4>
      </vt:variant>
      <vt:variant>
        <vt:i4>0</vt:i4>
      </vt:variant>
      <vt:variant>
        <vt:i4>5</vt:i4>
      </vt:variant>
      <vt:variant>
        <vt:lpwstr>https://www.afca.org.au/</vt:lpwstr>
      </vt:variant>
      <vt:variant>
        <vt:lpwstr/>
      </vt:variant>
      <vt:variant>
        <vt:i4>589893</vt:i4>
      </vt:variant>
      <vt:variant>
        <vt:i4>12</vt:i4>
      </vt:variant>
      <vt:variant>
        <vt:i4>0</vt:i4>
      </vt:variant>
      <vt:variant>
        <vt:i4>5</vt:i4>
      </vt:variant>
      <vt:variant>
        <vt:lpwstr>https://www.afca.org.au/</vt:lpwstr>
      </vt:variant>
      <vt:variant>
        <vt:lpwstr/>
      </vt:variant>
      <vt:variant>
        <vt:i4>4194343</vt:i4>
      </vt:variant>
      <vt:variant>
        <vt:i4>9</vt:i4>
      </vt:variant>
      <vt:variant>
        <vt:i4>0</vt:i4>
      </vt:variant>
      <vt:variant>
        <vt:i4>5</vt:i4>
      </vt:variant>
      <vt:variant>
        <vt:lpwstr>mailto:complaints@mybond.com.au</vt:lpwstr>
      </vt:variant>
      <vt:variant>
        <vt:lpwstr/>
      </vt:variant>
      <vt:variant>
        <vt:i4>4194343</vt:i4>
      </vt:variant>
      <vt:variant>
        <vt:i4>6</vt:i4>
      </vt:variant>
      <vt:variant>
        <vt:i4>0</vt:i4>
      </vt:variant>
      <vt:variant>
        <vt:i4>5</vt:i4>
      </vt:variant>
      <vt:variant>
        <vt:lpwstr>mailto:complaints@mybond.com.au</vt:lpwstr>
      </vt:variant>
      <vt:variant>
        <vt:lpwstr/>
      </vt:variant>
      <vt:variant>
        <vt:i4>4194343</vt:i4>
      </vt:variant>
      <vt:variant>
        <vt:i4>3</vt:i4>
      </vt:variant>
      <vt:variant>
        <vt:i4>0</vt:i4>
      </vt:variant>
      <vt:variant>
        <vt:i4>5</vt:i4>
      </vt:variant>
      <vt:variant>
        <vt:lpwstr>mailto:complaints@mybond.com.au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Sorensen</dc:creator>
  <cp:keywords/>
  <dc:description/>
  <cp:lastModifiedBy>Monya Fahd</cp:lastModifiedBy>
  <cp:revision>4</cp:revision>
  <dcterms:created xsi:type="dcterms:W3CDTF">2026-04-06T07:38:00Z</dcterms:created>
  <dcterms:modified xsi:type="dcterms:W3CDTF">2026-04-06T07:40:00Z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