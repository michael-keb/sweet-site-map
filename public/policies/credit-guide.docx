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BC7BA7D" w:rsidR="00481CF1" w:rsidRDefault="00B322A9">
      <w:pPr>
        <w:rPr>
          <w:sz w:val="40"/>
          <w:szCs w:val="40"/>
        </w:rPr>
      </w:pPr>
      <w:del w:id="0" w:author="Monya Fahd" w:date="2026-04-06T17:35:00Z" w16du:dateUtc="2026-04-06T07:35:00Z">
        <w:r w:rsidDel="00BF4F8C">
          <w:rPr>
            <w:sz w:val="40"/>
            <w:szCs w:val="40"/>
          </w:rPr>
          <w:delText xml:space="preserve">Myloans </w:delText>
        </w:r>
        <w:r w:rsidR="00226CDC" w:rsidDel="00BF4F8C">
          <w:rPr>
            <w:sz w:val="40"/>
            <w:szCs w:val="40"/>
          </w:rPr>
          <w:delText>360</w:delText>
        </w:r>
      </w:del>
      <w:ins w:id="1" w:author="Monya Fahd" w:date="2026-04-06T17:35:00Z" w16du:dateUtc="2026-04-06T07:35:00Z">
        <w:r w:rsidR="00BF4F8C">
          <w:rPr>
            <w:sz w:val="40"/>
            <w:szCs w:val="40"/>
          </w:rPr>
          <w:t>The Squad Institute Finance</w:t>
        </w:r>
      </w:ins>
      <w:r>
        <w:rPr>
          <w:sz w:val="40"/>
          <w:szCs w:val="40"/>
        </w:rPr>
        <w:t xml:space="preserve"> </w:t>
      </w:r>
      <w:r w:rsidR="57A7CFB5" w:rsidRPr="147B88E6">
        <w:rPr>
          <w:sz w:val="40"/>
          <w:szCs w:val="40"/>
        </w:rPr>
        <w:t>C</w:t>
      </w:r>
      <w:r w:rsidR="00733DFB" w:rsidRPr="147B88E6">
        <w:rPr>
          <w:sz w:val="40"/>
          <w:szCs w:val="40"/>
        </w:rPr>
        <w:t xml:space="preserve">redit </w:t>
      </w:r>
      <w:r w:rsidR="038447FE" w:rsidRPr="147B88E6">
        <w:rPr>
          <w:sz w:val="40"/>
          <w:szCs w:val="40"/>
        </w:rPr>
        <w:t>G</w:t>
      </w:r>
      <w:r w:rsidR="00733DFB" w:rsidRPr="147B88E6">
        <w:rPr>
          <w:sz w:val="40"/>
          <w:szCs w:val="40"/>
        </w:rPr>
        <w:t xml:space="preserve">uide </w:t>
      </w:r>
    </w:p>
    <w:p w14:paraId="00000002" w14:textId="184A2BBF" w:rsidR="00481CF1" w:rsidRDefault="00733DFB" w:rsidP="0C594D00">
      <w:r w:rsidRPr="00084977">
        <w:t xml:space="preserve">This is the credit guide of </w:t>
      </w:r>
      <w:r w:rsidR="00625325" w:rsidRPr="00B1455D">
        <w:t>New Money Lender</w:t>
      </w:r>
      <w:r w:rsidRPr="00B1455D">
        <w:t xml:space="preserve"> Pty Ltd </w:t>
      </w:r>
      <w:r w:rsidR="00B322A9" w:rsidRPr="00B1455D">
        <w:t xml:space="preserve">trading as </w:t>
      </w:r>
      <w:del w:id="2" w:author="Monya Fahd" w:date="2026-04-06T17:35:00Z" w16du:dateUtc="2026-04-06T07:35:00Z">
        <w:r w:rsidR="006F011C" w:rsidRPr="00B1455D" w:rsidDel="00BF4F8C">
          <w:delText xml:space="preserve">Myloans </w:delText>
        </w:r>
        <w:r w:rsidR="002B3B7E" w:rsidDel="00BF4F8C">
          <w:delText>360</w:delText>
        </w:r>
      </w:del>
      <w:ins w:id="3" w:author="Monya Fahd" w:date="2026-04-06T17:35:00Z" w16du:dateUtc="2026-04-06T07:35:00Z">
        <w:r w:rsidR="00BF4F8C">
          <w:t>The Squad Institute Finance</w:t>
        </w:r>
      </w:ins>
      <w:r w:rsidR="006F011C" w:rsidRPr="00084977">
        <w:t xml:space="preserve"> </w:t>
      </w:r>
      <w:r w:rsidR="78C900B6" w:rsidRPr="00084977">
        <w:t>(</w:t>
      </w:r>
      <w:r w:rsidRPr="00084977">
        <w:t>ABN 19 653 707 138</w:t>
      </w:r>
      <w:r w:rsidR="3679FDE4" w:rsidRPr="00084977">
        <w:t>)</w:t>
      </w:r>
      <w:r w:rsidRPr="00084977">
        <w:t xml:space="preserve"> Australian credit </w:t>
      </w:r>
      <w:r w:rsidR="535181C0" w:rsidRPr="00084977">
        <w:t>licen</w:t>
      </w:r>
      <w:r w:rsidR="008259C4" w:rsidRPr="00084977">
        <w:t>c</w:t>
      </w:r>
      <w:r w:rsidR="535181C0" w:rsidRPr="00084977">
        <w:t>e</w:t>
      </w:r>
      <w:r>
        <w:t xml:space="preserve"> 536096</w:t>
      </w:r>
      <w:r w:rsidRPr="0C594D00">
        <w:t>. This credit guide has information about us, our responsible lending obligations under the National Consumer Credit Protection Act, and what you can do if you have a complaint.</w:t>
      </w:r>
    </w:p>
    <w:p w14:paraId="00000003" w14:textId="77777777" w:rsidR="00481CF1" w:rsidRDefault="00733DFB">
      <w:pPr>
        <w:rPr>
          <w:b/>
        </w:rPr>
      </w:pPr>
      <w:r>
        <w:rPr>
          <w:b/>
        </w:rPr>
        <w:t>Our contact details</w:t>
      </w:r>
    </w:p>
    <w:p w14:paraId="00000004" w14:textId="63CE78FF" w:rsidR="00481CF1" w:rsidRDefault="00733DFB" w:rsidP="147B88E6">
      <w:pPr>
        <w:spacing w:line="259" w:lineRule="auto"/>
      </w:pPr>
      <w:r>
        <w:t xml:space="preserve">Mail: </w:t>
      </w:r>
      <w:r>
        <w:tab/>
      </w:r>
      <w:r>
        <w:tab/>
      </w:r>
      <w:r w:rsidR="266B093E">
        <w:t>PO Box Q543, Queen Victoria Building, Sydney, NSW, 1230</w:t>
      </w:r>
      <w:r>
        <w:br/>
      </w:r>
      <w:r>
        <w:br/>
        <w:t xml:space="preserve">Email: </w:t>
      </w:r>
      <w:r>
        <w:tab/>
      </w:r>
      <w:r>
        <w:tab/>
      </w:r>
      <w:hyperlink r:id="rId11" w:history="1">
        <w:r w:rsidR="00D32797" w:rsidRPr="00773787">
          <w:rPr>
            <w:rStyle w:val="Hyperlink"/>
          </w:rPr>
          <w:t>recoveries@newml.com.au</w:t>
        </w:r>
      </w:hyperlink>
      <w:r w:rsidR="00D32797">
        <w:t xml:space="preserve"> </w:t>
      </w:r>
      <w:r>
        <w:br/>
        <w:t>Website:</w:t>
      </w:r>
      <w:r>
        <w:tab/>
      </w:r>
      <w:commentRangeStart w:id="4"/>
      <w:del w:id="5" w:author="Monya Fahd" w:date="2026-04-06T17:36:00Z" w16du:dateUtc="2026-04-06T07:36:00Z">
        <w:r w:rsidR="00C66E21" w:rsidDel="006612B4">
          <w:fldChar w:fldCharType="begin"/>
        </w:r>
        <w:r w:rsidR="00C66E21" w:rsidDel="006612B4">
          <w:delInstrText>HYPERLINK "http://www.myloans360.com.au"</w:delInstrText>
        </w:r>
        <w:r w:rsidR="00C66E21" w:rsidDel="006612B4">
          <w:fldChar w:fldCharType="separate"/>
        </w:r>
        <w:r w:rsidR="00C66E21" w:rsidRPr="00BB3904" w:rsidDel="006612B4">
          <w:rPr>
            <w:rStyle w:val="Hyperlink"/>
          </w:rPr>
          <w:delText>www.myloans360.com.au</w:delText>
        </w:r>
        <w:r w:rsidR="00C66E21" w:rsidDel="006612B4">
          <w:fldChar w:fldCharType="end"/>
        </w:r>
      </w:del>
      <w:commentRangeEnd w:id="4"/>
      <w:r w:rsidR="00FF54AD">
        <w:rPr>
          <w:rStyle w:val="CommentReference"/>
          <w:sz w:val="20"/>
          <w:szCs w:val="20"/>
        </w:rPr>
        <w:commentReference w:id="4"/>
      </w:r>
      <w:r w:rsidR="00C66E21">
        <w:t xml:space="preserve"> </w:t>
      </w:r>
    </w:p>
    <w:p w14:paraId="00000005" w14:textId="77777777" w:rsidR="00481CF1" w:rsidRDefault="00733DFB">
      <w:pPr>
        <w:rPr>
          <w:b/>
        </w:rPr>
      </w:pPr>
      <w:r>
        <w:rPr>
          <w:b/>
        </w:rPr>
        <w:t>Responsible lending</w:t>
      </w:r>
    </w:p>
    <w:p w14:paraId="00000006" w14:textId="77777777" w:rsidR="00481CF1" w:rsidRDefault="00733DFB">
      <w:r>
        <w:t>Under the National Consumer Credit Protection Act, we must not enter into a credit contract with you, or increase the credit limit of a credit contract with you, if the contract is unsuitable for you. The contract will be unsuitable for you if, at the time the contract is entered into or the credit limit is increased, it is likely that you will be unable to comply with your financial obligations under the contract, or could only comply with substantial hardship, or the contract does not meet your requirements or objectives.</w:t>
      </w:r>
    </w:p>
    <w:p w14:paraId="00000007" w14:textId="77777777" w:rsidR="00481CF1" w:rsidRDefault="00733DFB">
      <w:r>
        <w:t>We must make an assessment whether the contract will be unsuitable for you before entering into a credit contract with you or increasing the limit of an existing credit contract.</w:t>
      </w:r>
    </w:p>
    <w:p w14:paraId="00000008" w14:textId="77777777" w:rsidR="00481CF1" w:rsidRDefault="00733DFB">
      <w:r>
        <w:t>We must give you a copy of our assessment (at no charge to you) if you request it:</w:t>
      </w:r>
    </w:p>
    <w:p w14:paraId="00000009" w14:textId="77777777" w:rsidR="00481CF1" w:rsidRDefault="00733DFB">
      <w:pPr>
        <w:numPr>
          <w:ilvl w:val="0"/>
          <w:numId w:val="1"/>
        </w:numPr>
        <w:pBdr>
          <w:top w:val="nil"/>
          <w:left w:val="nil"/>
          <w:bottom w:val="nil"/>
          <w:right w:val="nil"/>
          <w:between w:val="nil"/>
        </w:pBdr>
        <w:spacing w:after="0"/>
      </w:pPr>
      <w:r>
        <w:rPr>
          <w:color w:val="000000"/>
        </w:rPr>
        <w:t>before entering the credit contract or before the credit limit is increased, if you make the request before then;</w:t>
      </w:r>
    </w:p>
    <w:p w14:paraId="0000000A" w14:textId="77777777" w:rsidR="00481CF1" w:rsidRDefault="00733DFB">
      <w:pPr>
        <w:numPr>
          <w:ilvl w:val="0"/>
          <w:numId w:val="1"/>
        </w:numPr>
        <w:pBdr>
          <w:top w:val="nil"/>
          <w:left w:val="nil"/>
          <w:bottom w:val="nil"/>
          <w:right w:val="nil"/>
          <w:between w:val="nil"/>
        </w:pBdr>
        <w:spacing w:after="0"/>
      </w:pPr>
      <w:r>
        <w:rPr>
          <w:color w:val="000000"/>
        </w:rPr>
        <w:t>within 7 business days, if your request is made within 2 years of entering into the contract or the credit limit increase; and</w:t>
      </w:r>
    </w:p>
    <w:p w14:paraId="0000000B" w14:textId="77777777" w:rsidR="00481CF1" w:rsidRDefault="00733DFB">
      <w:pPr>
        <w:numPr>
          <w:ilvl w:val="0"/>
          <w:numId w:val="1"/>
        </w:numPr>
        <w:pBdr>
          <w:top w:val="nil"/>
          <w:left w:val="nil"/>
          <w:bottom w:val="nil"/>
          <w:right w:val="nil"/>
          <w:between w:val="nil"/>
        </w:pBdr>
      </w:pPr>
      <w:r>
        <w:rPr>
          <w:color w:val="000000"/>
        </w:rPr>
        <w:t>otherwise, within 21 business days.</w:t>
      </w:r>
    </w:p>
    <w:p w14:paraId="0000000C" w14:textId="77777777" w:rsidR="00481CF1" w:rsidRDefault="00733DFB">
      <w:r>
        <w:t>We do not need to give you a copy of the assessment if your request is made more than 7 years after entering into the contract or the credit limit increase, or if the credit contract is not entered into or the credit limit is not increased.</w:t>
      </w:r>
    </w:p>
    <w:p w14:paraId="0000000D" w14:textId="77777777" w:rsidR="00481CF1" w:rsidRDefault="00733DFB">
      <w:pPr>
        <w:rPr>
          <w:b/>
        </w:rPr>
      </w:pPr>
      <w:r>
        <w:rPr>
          <w:b/>
        </w:rPr>
        <w:t>Complaints</w:t>
      </w:r>
    </w:p>
    <w:p w14:paraId="0000000E" w14:textId="77777777" w:rsidR="00481CF1" w:rsidRDefault="00733DFB">
      <w:r>
        <w:t xml:space="preserve">We have a dispute resolution procedure. If you have a complaint, you should contact us first, by using any of the contact details shown above. </w:t>
      </w:r>
    </w:p>
    <w:p w14:paraId="0000000F" w14:textId="77777777" w:rsidR="00481CF1" w:rsidRDefault="00733DFB">
      <w:r>
        <w:t>If an issue has not been resolved to your satisfaction, you can lodge a complaint with the Australian Financial Complaints Authority (AFCA). AFCA provides fair and independent financial services complaint resolution that is free to consumers.</w:t>
      </w:r>
    </w:p>
    <w:p w14:paraId="00000010" w14:textId="6047C6A4" w:rsidR="00481CF1" w:rsidRDefault="00733DFB">
      <w:r>
        <w:t xml:space="preserve">Website: </w:t>
      </w:r>
      <w:r>
        <w:tab/>
      </w:r>
      <w:hyperlink r:id="rId16">
        <w:r>
          <w:rPr>
            <w:color w:val="0000FF"/>
            <w:u w:val="single"/>
          </w:rPr>
          <w:t>www.afca.org.au</w:t>
        </w:r>
      </w:hyperlink>
      <w:r>
        <w:br/>
        <w:t xml:space="preserve">Telephone: </w:t>
      </w:r>
      <w:r>
        <w:tab/>
        <w:t>1800 931 678 (free call)</w:t>
      </w:r>
      <w:r>
        <w:br/>
        <w:t xml:space="preserve">Email: </w:t>
      </w:r>
      <w:r>
        <w:tab/>
      </w:r>
      <w:r>
        <w:tab/>
      </w:r>
      <w:ins w:id="6" w:author="Monya Fahd" w:date="2025-05-16T21:18:00Z" w16du:dateUtc="2025-05-16T11:18:00Z">
        <w:r w:rsidR="0097082B">
          <w:fldChar w:fldCharType="begin"/>
        </w:r>
        <w:r w:rsidR="0097082B">
          <w:instrText>HYPERLINK "mailto:</w:instrText>
        </w:r>
      </w:ins>
      <w:r w:rsidR="0097082B">
        <w:instrText>info@afca.org.au</w:instrText>
      </w:r>
      <w:ins w:id="7" w:author="Monya Fahd" w:date="2025-05-16T21:18:00Z" w16du:dateUtc="2025-05-16T11:18:00Z">
        <w:r w:rsidR="0097082B">
          <w:instrText>"</w:instrText>
        </w:r>
        <w:r w:rsidR="0097082B">
          <w:fldChar w:fldCharType="separate"/>
        </w:r>
      </w:ins>
      <w:r w:rsidR="0097082B" w:rsidRPr="0015298F">
        <w:rPr>
          <w:rStyle w:val="Hyperlink"/>
        </w:rPr>
        <w:t>info@afca.org.au</w:t>
      </w:r>
      <w:ins w:id="8" w:author="Monya Fahd" w:date="2025-05-16T21:18:00Z" w16du:dateUtc="2025-05-16T11:18:00Z">
        <w:r w:rsidR="0097082B">
          <w:fldChar w:fldCharType="end"/>
        </w:r>
        <w:r w:rsidR="0097082B">
          <w:t xml:space="preserve"> </w:t>
        </w:r>
      </w:ins>
      <w:r>
        <w:t xml:space="preserve"> </w:t>
      </w:r>
      <w:r>
        <w:br/>
        <w:t xml:space="preserve">In writing to: </w:t>
      </w:r>
      <w:r>
        <w:tab/>
        <w:t>Australian Financial Complaints Authority, GPO Box 3, Melbourne VIC 3001</w:t>
      </w:r>
    </w:p>
    <w:p w14:paraId="00000022" w14:textId="1E36618B" w:rsidR="00481CF1" w:rsidRDefault="00481CF1" w:rsidP="0C594D00"/>
    <w:sectPr w:rsidR="00481CF1">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Monya Fahd" w:date="2026-04-06T17:37:00Z" w:initials="MF">
    <w:p w14:paraId="499413BD" w14:textId="77777777" w:rsidR="00FF54AD" w:rsidRDefault="00FF54AD" w:rsidP="00FF54AD">
      <w:pPr>
        <w:pStyle w:val="CommentText"/>
      </w:pPr>
      <w:r>
        <w:rPr>
          <w:rStyle w:val="CommentReference"/>
        </w:rPr>
        <w:annotationRef/>
      </w:r>
      <w:r>
        <w:rPr>
          <w:lang w:val="en-AU"/>
        </w:rPr>
        <w:t>Insert the website for The Squad Institute Finnace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9413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E45EEB" w16cex:dateUtc="2026-04-06T0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9413BD" w16cid:durableId="28E45EE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CE45E" w14:textId="77777777" w:rsidR="001406AE" w:rsidRDefault="001406AE">
      <w:pPr>
        <w:spacing w:after="0"/>
      </w:pPr>
      <w:r>
        <w:separator/>
      </w:r>
    </w:p>
  </w:endnote>
  <w:endnote w:type="continuationSeparator" w:id="0">
    <w:p w14:paraId="60E31327" w14:textId="77777777" w:rsidR="001406AE" w:rsidRDefault="001406AE">
      <w:pPr>
        <w:spacing w:after="0"/>
      </w:pPr>
      <w:r>
        <w:continuationSeparator/>
      </w:r>
    </w:p>
  </w:endnote>
  <w:endnote w:type="continuationNotice" w:id="1">
    <w:p w14:paraId="20AAD8D1" w14:textId="77777777" w:rsidR="001406AE" w:rsidRDefault="001406AE">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681D2" w14:textId="77777777" w:rsidR="00555C6D" w:rsidRDefault="00555C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4" w14:textId="77777777" w:rsidR="00481CF1" w:rsidRDefault="00481CF1">
    <w:pPr>
      <w:pBdr>
        <w:top w:val="nil"/>
        <w:left w:val="nil"/>
        <w:bottom w:val="nil"/>
        <w:right w:val="nil"/>
        <w:between w:val="nil"/>
      </w:pBdr>
      <w:tabs>
        <w:tab w:val="center" w:pos="4680"/>
        <w:tab w:val="right" w:pos="9360"/>
      </w:tabs>
      <w:spacing w:after="0"/>
      <w:jc w:val="center"/>
      <w:rPr>
        <w:color w:val="000000"/>
        <w:sz w:val="16"/>
        <w:szCs w:val="16"/>
      </w:rPr>
    </w:pPr>
  </w:p>
  <w:p w14:paraId="00000025" w14:textId="77777777" w:rsidR="00481CF1" w:rsidRDefault="00481CF1">
    <w:pPr>
      <w:pBdr>
        <w:top w:val="nil"/>
        <w:left w:val="nil"/>
        <w:bottom w:val="nil"/>
        <w:right w:val="nil"/>
        <w:between w:val="nil"/>
      </w:pBdr>
      <w:tabs>
        <w:tab w:val="center" w:pos="4680"/>
        <w:tab w:val="right" w:pos="9360"/>
      </w:tabs>
      <w:spacing w:after="0"/>
      <w:rPr>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6" w14:textId="77777777" w:rsidR="00481CF1" w:rsidRDefault="00733DFB">
    <w:pPr>
      <w:pBdr>
        <w:top w:val="nil"/>
        <w:left w:val="nil"/>
        <w:bottom w:val="nil"/>
        <w:right w:val="nil"/>
        <w:between w:val="nil"/>
      </w:pBdr>
      <w:tabs>
        <w:tab w:val="center" w:pos="4680"/>
        <w:tab w:val="right" w:pos="9360"/>
      </w:tabs>
      <w:spacing w:after="0"/>
      <w:rPr>
        <w:color w:val="000000"/>
        <w:sz w:val="16"/>
        <w:szCs w:val="16"/>
      </w:rPr>
    </w:pPr>
    <w:r>
      <w:rPr>
        <w:color w:val="000000"/>
        <w:sz w:val="16"/>
        <w:szCs w:val="16"/>
      </w:rPr>
      <w:t>8389</w:t>
    </w:r>
  </w:p>
  <w:p w14:paraId="00000027" w14:textId="77777777" w:rsidR="00481CF1" w:rsidRDefault="00481CF1">
    <w:pPr>
      <w:pBdr>
        <w:top w:val="nil"/>
        <w:left w:val="nil"/>
        <w:bottom w:val="nil"/>
        <w:right w:val="nil"/>
        <w:between w:val="nil"/>
      </w:pBdr>
      <w:tabs>
        <w:tab w:val="center" w:pos="4680"/>
        <w:tab w:val="right" w:pos="9360"/>
      </w:tabs>
      <w:spacing w:after="0"/>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DFD0D" w14:textId="77777777" w:rsidR="001406AE" w:rsidRDefault="001406AE">
      <w:pPr>
        <w:spacing w:after="0"/>
      </w:pPr>
      <w:r>
        <w:separator/>
      </w:r>
    </w:p>
  </w:footnote>
  <w:footnote w:type="continuationSeparator" w:id="0">
    <w:p w14:paraId="56C98699" w14:textId="77777777" w:rsidR="001406AE" w:rsidRDefault="001406AE">
      <w:pPr>
        <w:spacing w:after="0"/>
      </w:pPr>
      <w:r>
        <w:continuationSeparator/>
      </w:r>
    </w:p>
  </w:footnote>
  <w:footnote w:type="continuationNotice" w:id="1">
    <w:p w14:paraId="311B7060" w14:textId="77777777" w:rsidR="001406AE" w:rsidRDefault="001406AE">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0C035" w14:textId="77777777" w:rsidR="00555C6D" w:rsidRDefault="00555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534337B5" w:rsidR="00481CF1" w:rsidRDefault="00481CF1">
    <w:pPr>
      <w:pBdr>
        <w:top w:val="nil"/>
        <w:left w:val="nil"/>
        <w:bottom w:val="nil"/>
        <w:right w:val="nil"/>
        <w:between w:val="nil"/>
      </w:pBdr>
      <w:tabs>
        <w:tab w:val="center" w:pos="4680"/>
        <w:tab w:val="right" w:pos="9360"/>
      </w:tabs>
      <w:spacing w:after="0"/>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911E" w14:textId="77777777" w:rsidR="00555C6D" w:rsidRDefault="00555C6D">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519D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149959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nya Fahd">
    <w15:presenceInfo w15:providerId="AD" w15:userId="S::monya@mybond.com.au::d187a1a9-b324-4a7e-8006-7bb16ad026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CF1"/>
    <w:rsid w:val="000213A5"/>
    <w:rsid w:val="000769A8"/>
    <w:rsid w:val="00084977"/>
    <w:rsid w:val="00096CEB"/>
    <w:rsid w:val="000C67BA"/>
    <w:rsid w:val="001406AE"/>
    <w:rsid w:val="00177F53"/>
    <w:rsid w:val="002052FB"/>
    <w:rsid w:val="00226CDC"/>
    <w:rsid w:val="00265E0A"/>
    <w:rsid w:val="002B3B7E"/>
    <w:rsid w:val="002F3BBE"/>
    <w:rsid w:val="003349D7"/>
    <w:rsid w:val="00340332"/>
    <w:rsid w:val="00387B6A"/>
    <w:rsid w:val="003C5BEE"/>
    <w:rsid w:val="004105AA"/>
    <w:rsid w:val="00416007"/>
    <w:rsid w:val="004558E3"/>
    <w:rsid w:val="0046338C"/>
    <w:rsid w:val="00481CF1"/>
    <w:rsid w:val="004B0DEF"/>
    <w:rsid w:val="00555C6D"/>
    <w:rsid w:val="00556656"/>
    <w:rsid w:val="005A42E5"/>
    <w:rsid w:val="005F7BDC"/>
    <w:rsid w:val="00625325"/>
    <w:rsid w:val="00632E91"/>
    <w:rsid w:val="006612B4"/>
    <w:rsid w:val="00682391"/>
    <w:rsid w:val="006836EF"/>
    <w:rsid w:val="006E7A12"/>
    <w:rsid w:val="006F011C"/>
    <w:rsid w:val="006F1025"/>
    <w:rsid w:val="006F3C57"/>
    <w:rsid w:val="00704C34"/>
    <w:rsid w:val="00714230"/>
    <w:rsid w:val="00727089"/>
    <w:rsid w:val="00733DFB"/>
    <w:rsid w:val="00782994"/>
    <w:rsid w:val="008259C4"/>
    <w:rsid w:val="00863BE5"/>
    <w:rsid w:val="00871FD3"/>
    <w:rsid w:val="008969AA"/>
    <w:rsid w:val="008E2EDC"/>
    <w:rsid w:val="008E4239"/>
    <w:rsid w:val="00904310"/>
    <w:rsid w:val="0097082B"/>
    <w:rsid w:val="009A2023"/>
    <w:rsid w:val="00AB1E92"/>
    <w:rsid w:val="00B13513"/>
    <w:rsid w:val="00B1455D"/>
    <w:rsid w:val="00B16152"/>
    <w:rsid w:val="00B20567"/>
    <w:rsid w:val="00B322A9"/>
    <w:rsid w:val="00BC0203"/>
    <w:rsid w:val="00BF4F8C"/>
    <w:rsid w:val="00C34D26"/>
    <w:rsid w:val="00C43ABD"/>
    <w:rsid w:val="00C45F69"/>
    <w:rsid w:val="00C507C8"/>
    <w:rsid w:val="00C66E21"/>
    <w:rsid w:val="00C80D75"/>
    <w:rsid w:val="00CB5870"/>
    <w:rsid w:val="00CF412D"/>
    <w:rsid w:val="00D32797"/>
    <w:rsid w:val="00D36F7A"/>
    <w:rsid w:val="00DC1F27"/>
    <w:rsid w:val="00DD38BB"/>
    <w:rsid w:val="00DE6233"/>
    <w:rsid w:val="00E03AD6"/>
    <w:rsid w:val="00E10CEF"/>
    <w:rsid w:val="00EC4C52"/>
    <w:rsid w:val="00EF71EB"/>
    <w:rsid w:val="00F1185B"/>
    <w:rsid w:val="00F41038"/>
    <w:rsid w:val="00F654D7"/>
    <w:rsid w:val="00F906CB"/>
    <w:rsid w:val="00FA57FB"/>
    <w:rsid w:val="00FD2F38"/>
    <w:rsid w:val="00FF54AD"/>
    <w:rsid w:val="038447FE"/>
    <w:rsid w:val="0A4F6B34"/>
    <w:rsid w:val="0C594D00"/>
    <w:rsid w:val="147B88E6"/>
    <w:rsid w:val="19DAD7D2"/>
    <w:rsid w:val="19F7C392"/>
    <w:rsid w:val="1A614BB3"/>
    <w:rsid w:val="266B093E"/>
    <w:rsid w:val="2EE702E2"/>
    <w:rsid w:val="313AD7B6"/>
    <w:rsid w:val="32864BB3"/>
    <w:rsid w:val="3679FDE4"/>
    <w:rsid w:val="39D88E4D"/>
    <w:rsid w:val="454C111B"/>
    <w:rsid w:val="4BB9320F"/>
    <w:rsid w:val="52C9C99B"/>
    <w:rsid w:val="535181C0"/>
    <w:rsid w:val="57A7CFB5"/>
    <w:rsid w:val="57F26F6C"/>
    <w:rsid w:val="5AEE9FE0"/>
    <w:rsid w:val="5D2B3BCC"/>
    <w:rsid w:val="748B3BB0"/>
    <w:rsid w:val="78C900B6"/>
    <w:rsid w:val="7CA70F7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878D7"/>
  <w15:docId w15:val="{A3D28B3C-061B-43F0-BAA7-FC81E452B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680" w:hanging="680"/>
      <w:outlineLvl w:val="0"/>
    </w:pPr>
  </w:style>
  <w:style w:type="paragraph" w:styleId="Heading2">
    <w:name w:val="heading 2"/>
    <w:basedOn w:val="Normal"/>
    <w:next w:val="Normal"/>
    <w:uiPriority w:val="9"/>
    <w:semiHidden/>
    <w:unhideWhenUsed/>
    <w:qFormat/>
    <w:pPr>
      <w:keepNext/>
      <w:keepLines/>
      <w:ind w:left="1361" w:hanging="681"/>
      <w:outlineLvl w:val="1"/>
    </w:pPr>
  </w:style>
  <w:style w:type="paragraph" w:styleId="Heading3">
    <w:name w:val="heading 3"/>
    <w:basedOn w:val="Normal"/>
    <w:next w:val="Normal"/>
    <w:uiPriority w:val="9"/>
    <w:semiHidden/>
    <w:unhideWhenUsed/>
    <w:qFormat/>
    <w:pPr>
      <w:keepNext/>
      <w:keepLines/>
      <w:ind w:left="2041" w:hanging="680"/>
      <w:outlineLvl w:val="2"/>
    </w:pPr>
  </w:style>
  <w:style w:type="paragraph" w:styleId="Heading4">
    <w:name w:val="heading 4"/>
    <w:basedOn w:val="Normal"/>
    <w:next w:val="Normal"/>
    <w:uiPriority w:val="9"/>
    <w:semiHidden/>
    <w:unhideWhenUsed/>
    <w:qFormat/>
    <w:pPr>
      <w:keepNext/>
      <w:keepLines/>
      <w:ind w:left="2722" w:hanging="681"/>
      <w:outlineLvl w:val="3"/>
    </w:pPr>
  </w:style>
  <w:style w:type="paragraph" w:styleId="Heading5">
    <w:name w:val="heading 5"/>
    <w:basedOn w:val="Normal"/>
    <w:next w:val="Normal"/>
    <w:uiPriority w:val="9"/>
    <w:semiHidden/>
    <w:unhideWhenUsed/>
    <w:qFormat/>
    <w:pPr>
      <w:keepNext/>
      <w:keepLines/>
      <w:ind w:left="3402" w:hanging="680"/>
      <w:outlineLvl w:val="4"/>
    </w:p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spacing w:after="0"/>
    </w:pPr>
    <w:rPr>
      <w:rFonts w:ascii="Calibri" w:eastAsia="Calibri" w:hAnsi="Calibri" w:cs="Calibri"/>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Pr>
      <w:color w:val="0000FF" w:themeColor="hyperlink"/>
      <w:u w:val="single"/>
    </w:rPr>
  </w:style>
  <w:style w:type="paragraph" w:styleId="Revision">
    <w:name w:val="Revision"/>
    <w:hidden/>
    <w:uiPriority w:val="99"/>
    <w:semiHidden/>
    <w:rsid w:val="006F3C57"/>
    <w:pPr>
      <w:spacing w:after="0"/>
    </w:pPr>
  </w:style>
  <w:style w:type="paragraph" w:styleId="Header">
    <w:name w:val="header"/>
    <w:basedOn w:val="Normal"/>
    <w:link w:val="HeaderChar"/>
    <w:uiPriority w:val="99"/>
    <w:unhideWhenUsed/>
    <w:rsid w:val="006F3C57"/>
    <w:pPr>
      <w:tabs>
        <w:tab w:val="center" w:pos="4513"/>
        <w:tab w:val="right" w:pos="9026"/>
      </w:tabs>
      <w:spacing w:after="0"/>
    </w:pPr>
  </w:style>
  <w:style w:type="character" w:customStyle="1" w:styleId="HeaderChar">
    <w:name w:val="Header Char"/>
    <w:basedOn w:val="DefaultParagraphFont"/>
    <w:link w:val="Header"/>
    <w:uiPriority w:val="99"/>
    <w:rsid w:val="006F3C57"/>
  </w:style>
  <w:style w:type="paragraph" w:styleId="Footer">
    <w:name w:val="footer"/>
    <w:basedOn w:val="Normal"/>
    <w:link w:val="FooterChar"/>
    <w:uiPriority w:val="99"/>
    <w:unhideWhenUsed/>
    <w:rsid w:val="006F3C57"/>
    <w:pPr>
      <w:tabs>
        <w:tab w:val="center" w:pos="4513"/>
        <w:tab w:val="right" w:pos="9026"/>
      </w:tabs>
      <w:spacing w:after="0"/>
    </w:pPr>
  </w:style>
  <w:style w:type="character" w:customStyle="1" w:styleId="FooterChar">
    <w:name w:val="Footer Char"/>
    <w:basedOn w:val="DefaultParagraphFont"/>
    <w:link w:val="Footer"/>
    <w:uiPriority w:val="99"/>
    <w:rsid w:val="006F3C57"/>
  </w:style>
  <w:style w:type="character" w:styleId="UnresolvedMention">
    <w:name w:val="Unresolved Mention"/>
    <w:basedOn w:val="DefaultParagraphFont"/>
    <w:uiPriority w:val="99"/>
    <w:semiHidden/>
    <w:unhideWhenUsed/>
    <w:rsid w:val="00F1185B"/>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FF54AD"/>
    <w:rPr>
      <w:b/>
      <w:bCs/>
    </w:rPr>
  </w:style>
  <w:style w:type="character" w:customStyle="1" w:styleId="CommentSubjectChar">
    <w:name w:val="Comment Subject Char"/>
    <w:basedOn w:val="CommentTextChar"/>
    <w:link w:val="CommentSubject"/>
    <w:uiPriority w:val="99"/>
    <w:semiHidden/>
    <w:rsid w:val="00FF54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eader" Target="header2.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afca.org.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ecoveries@newml.com.au" TargetMode="External"/><Relationship Id="rId24" Type="http://schemas.microsoft.com/office/2011/relationships/people" Target="peop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697777ec-f4d0-4745-a39e-f63080a1e1e7">
      <UserInfo>
        <DisplayName/>
        <AccountId xsi:nil="true"/>
        <AccountType/>
      </UserInfo>
    </SharedWithUsers>
    <lcf76f155ced4ddcb4097134ff3c332f xmlns="89817493-45d5-44d1-911b-70a487cf1458">
      <Terms xmlns="http://schemas.microsoft.com/office/infopath/2007/PartnerControls"/>
    </lcf76f155ced4ddcb4097134ff3c332f>
    <TaxCatchAll xmlns="697777ec-f4d0-4745-a39e-f63080a1e1e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CD3FC76FBA9543BD5309F26E216313" ma:contentTypeVersion="15" ma:contentTypeDescription="Create a new document." ma:contentTypeScope="" ma:versionID="b86e4d355001fb20fcf581c080eb37f5">
  <xsd:schema xmlns:xsd="http://www.w3.org/2001/XMLSchema" xmlns:xs="http://www.w3.org/2001/XMLSchema" xmlns:p="http://schemas.microsoft.com/office/2006/metadata/properties" xmlns:ns2="697777ec-f4d0-4745-a39e-f63080a1e1e7" xmlns:ns3="89817493-45d5-44d1-911b-70a487cf1458" targetNamespace="http://schemas.microsoft.com/office/2006/metadata/properties" ma:root="true" ma:fieldsID="a58ecfe1d5a24b4912ce4b1ac93b98a0" ns2:_="" ns3:_="">
    <xsd:import namespace="697777ec-f4d0-4745-a39e-f63080a1e1e7"/>
    <xsd:import namespace="89817493-45d5-44d1-911b-70a487cf145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DateTaken"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7777ec-f4d0-4745-a39e-f63080a1e1e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3c99fda-a9aa-48cb-8e74-c9ab0eff7f51}" ma:internalName="TaxCatchAll" ma:showField="CatchAllData" ma:web="697777ec-f4d0-4745-a39e-f63080a1e1e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9817493-45d5-44d1-911b-70a487cf145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7eecdb3f-47db-4851-9dcf-533c251f060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9W7c7f6IeoxdY/R9XkL5a3OBIw==">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</go:docsCustomData>
</go:gDocsCustomXmlDataStorage>
</file>

<file path=customXml/itemProps1.xml><?xml version="1.0" encoding="utf-8"?>
<ds:datastoreItem xmlns:ds="http://schemas.openxmlformats.org/officeDocument/2006/customXml" ds:itemID="{188EFBE1-F6AE-490A-ADCD-8C694803E934}">
  <ds:schemaRefs>
    <ds:schemaRef ds:uri="http://schemas.microsoft.com/office/2006/metadata/properties"/>
    <ds:schemaRef ds:uri="http://schemas.microsoft.com/office/infopath/2007/PartnerControls"/>
    <ds:schemaRef ds:uri="697777ec-f4d0-4745-a39e-f63080a1e1e7"/>
    <ds:schemaRef ds:uri="89817493-45d5-44d1-911b-70a487cf1458"/>
  </ds:schemaRefs>
</ds:datastoreItem>
</file>

<file path=customXml/itemProps2.xml><?xml version="1.0" encoding="utf-8"?>
<ds:datastoreItem xmlns:ds="http://schemas.openxmlformats.org/officeDocument/2006/customXml" ds:itemID="{607A1405-6611-4E7C-B11E-3056A7D8AB03}">
  <ds:schemaRefs>
    <ds:schemaRef ds:uri="http://schemas.microsoft.com/sharepoint/v3/contenttype/forms"/>
  </ds:schemaRefs>
</ds:datastoreItem>
</file>

<file path=customXml/itemProps3.xml><?xml version="1.0" encoding="utf-8"?>
<ds:datastoreItem xmlns:ds="http://schemas.openxmlformats.org/officeDocument/2006/customXml" ds:itemID="{2050E36A-8A3B-4CE0-9694-5D8CEC408D83}"/>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Hkeik</dc:creator>
  <cp:keywords/>
  <cp:lastModifiedBy>Monya Fahd</cp:lastModifiedBy>
  <cp:revision>5</cp:revision>
  <cp:lastPrinted>2024-02-01T21:06:00Z</cp:lastPrinted>
  <dcterms:created xsi:type="dcterms:W3CDTF">2026-04-06T07:34:00Z</dcterms:created>
  <dcterms:modified xsi:type="dcterms:W3CDTF">2026-04-06T07:37:00Z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0x010100C9CD3FC76FBA9543BD5309F26E216313</vt:lpwstr>
  </property>
</Properties>
</file>