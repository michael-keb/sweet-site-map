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67DBC" w14:textId="77777777" w:rsidR="00243ECB" w:rsidRDefault="00817B3A">
      <w:pPr>
        <w:pStyle w:val="Heading1"/>
      </w:pPr>
      <w:r>
        <w:t>DVS COLLECTION NOTICE</w:t>
      </w:r>
    </w:p>
    <w:p w14:paraId="4C628DA2" w14:textId="2A386B59" w:rsidR="00243ECB" w:rsidRDefault="00817B3A" w:rsidP="00817B3A">
      <w:pPr>
        <w:pStyle w:val="NoSpacing"/>
      </w:pPr>
      <w:r>
        <w:t xml:space="preserve">New Money Lender Pty Ltd trading as </w:t>
      </w:r>
      <w:del w:id="0" w:author="Monya Fahd" w:date="2026-04-06T17:56:00Z" w16du:dateUtc="2026-04-06T07:56:00Z">
        <w:r w:rsidDel="00301D1B">
          <w:delText>MyLoans360</w:delText>
        </w:r>
      </w:del>
      <w:ins w:id="1" w:author="Monya Fahd" w:date="2026-04-06T17:56:00Z" w16du:dateUtc="2026-04-06T07:56:00Z">
        <w:r w:rsidR="00301D1B">
          <w:t>The Squad Institute Finance</w:t>
        </w:r>
      </w:ins>
    </w:p>
    <w:p w14:paraId="7BE04EE6" w14:textId="77777777" w:rsidR="00243ECB" w:rsidRDefault="00817B3A" w:rsidP="00817B3A">
      <w:pPr>
        <w:pStyle w:val="NoSpacing"/>
      </w:pPr>
      <w:r>
        <w:t>ABN: 19 653 707 138</w:t>
      </w:r>
    </w:p>
    <w:p w14:paraId="673FBF98" w14:textId="77777777" w:rsidR="00243ECB" w:rsidRDefault="00817B3A">
      <w:pPr>
        <w:rPr>
          <w:ins w:id="2" w:author="Monya Fahd" w:date="2025-08-27T22:27:00Z" w16du:dateUtc="2025-08-27T12:27:00Z"/>
        </w:rPr>
      </w:pPr>
      <w:r>
        <w:t>Australian Credit Licence No.: 536096</w:t>
      </w:r>
    </w:p>
    <w:p w14:paraId="0901AFA6" w14:textId="77777777" w:rsidR="00282280" w:rsidRDefault="00282280"/>
    <w:p w14:paraId="13A615BE" w14:textId="517B0594" w:rsidR="00243ECB" w:rsidRDefault="00817B3A">
      <w:r>
        <w:t xml:space="preserve">This document explains how New Money Lender Pty Ltd trading as </w:t>
      </w:r>
      <w:del w:id="3" w:author="Monya Fahd" w:date="2026-04-06T17:56:00Z" w16du:dateUtc="2026-04-06T07:56:00Z">
        <w:r w:rsidDel="00301D1B">
          <w:delText>MyLoans360</w:delText>
        </w:r>
      </w:del>
      <w:ins w:id="4" w:author="Monya Fahd" w:date="2026-04-06T17:56:00Z" w16du:dateUtc="2026-04-06T07:56:00Z">
        <w:r w:rsidR="00301D1B">
          <w:t>The Squad Institute Finance</w:t>
        </w:r>
      </w:ins>
      <w:r>
        <w:t xml:space="preserve"> (we, us, our) will collect, use, disclose and store your personal information to verify your identity document(s) using the Attorney-General’s Department’s Document Verification Service (DVS). This will only occur with your express consent.</w:t>
      </w:r>
      <w:r>
        <w:br/>
      </w:r>
      <w:r>
        <w:br/>
        <w:t>We are bound by the provisions of the Privacy Act 1988 (Cth)</w:t>
      </w:r>
      <w:r w:rsidR="00020510">
        <w:t xml:space="preserve"> (Privacy Act)</w:t>
      </w:r>
      <w:r>
        <w:t xml:space="preserve">, including the Australian Privacy Principles (APPs), and when applicable the </w:t>
      </w:r>
      <w:r w:rsidR="00020510">
        <w:t>Privacy (</w:t>
      </w:r>
      <w:r>
        <w:t>Credit Reporting</w:t>
      </w:r>
      <w:r w:rsidR="00020510">
        <w:t>)</w:t>
      </w:r>
      <w:r>
        <w:t xml:space="preserve"> Code</w:t>
      </w:r>
      <w:r w:rsidR="00020510">
        <w:t xml:space="preserve"> 2025</w:t>
      </w:r>
      <w:r>
        <w:t xml:space="preserve"> (CR Code), as well as the Identity Verification Services Act 2023 (Cth) (IVS Act). Your personal information will be handled in accordance with these obligations.</w:t>
      </w:r>
      <w:r>
        <w:br/>
      </w:r>
      <w:r>
        <w:br/>
        <w:t>If individuals have any specific needs or require this notice in an alternative format, or if you need assistance due to any special circumstances, please contact us.</w:t>
      </w:r>
    </w:p>
    <w:p w14:paraId="659CE699" w14:textId="77777777" w:rsidR="00243ECB" w:rsidRDefault="00817B3A">
      <w:pPr>
        <w:pStyle w:val="Heading2"/>
      </w:pPr>
      <w:r>
        <w:t>Why is your personal information being collected?</w:t>
      </w:r>
    </w:p>
    <w:p w14:paraId="4F476DD9" w14:textId="0DC09FC8" w:rsidR="00243ECB" w:rsidRDefault="00817B3A">
      <w:r>
        <w:t>We are required by law, including the Anti-Money Laundering and Counter-Terrorism Financing Act 2006 (Cth), to verify your identity before we can provide you with certain products and services.</w:t>
      </w:r>
      <w:r>
        <w:br/>
      </w:r>
      <w:r>
        <w:br/>
        <w:t>We collect your personal information for the purpose of verifying your identity in order to provide you with our products and services, including</w:t>
      </w:r>
      <w:r w:rsidR="00020510">
        <w:t xml:space="preserve"> </w:t>
      </w:r>
      <w:r>
        <w:t>Personal Loans</w:t>
      </w:r>
      <w:r w:rsidR="00020510">
        <w:t>.</w:t>
      </w:r>
      <w:r>
        <w:br/>
      </w:r>
      <w:commentRangeStart w:id="5"/>
      <w:commentRangeEnd w:id="5"/>
      <w:r w:rsidR="006E7945">
        <w:rPr>
          <w:rStyle w:val="CommentReference"/>
          <w:sz w:val="22"/>
          <w:szCs w:val="22"/>
        </w:rPr>
        <w:commentReference w:id="5"/>
      </w:r>
    </w:p>
    <w:p w14:paraId="024DF7C0" w14:textId="77777777" w:rsidR="00243ECB" w:rsidRDefault="00817B3A">
      <w:pPr>
        <w:pStyle w:val="Heading2"/>
      </w:pPr>
      <w:r>
        <w:t>How will we handle your personal information?</w:t>
      </w:r>
    </w:p>
    <w:p w14:paraId="04263308" w14:textId="77777777" w:rsidR="00243ECB" w:rsidRDefault="00817B3A">
      <w:r>
        <w:t>We collect your personal information through our website, online application forms, email correspondence, and phone interactions.</w:t>
      </w:r>
      <w:r>
        <w:br/>
      </w:r>
      <w:r>
        <w:br/>
        <w:t>The information you provide will be sent to the DVS Hub, administered by the Attorney-General’s Department, and matched against official records held by the government agency responsible for issuing the identity document (document issuer).</w:t>
      </w:r>
      <w:r>
        <w:br/>
      </w:r>
      <w:r>
        <w:br/>
        <w:t>The DVS Hub will advise us of whether the information you provide matches official records.</w:t>
      </w:r>
      <w:r>
        <w:br/>
      </w:r>
      <w:r>
        <w:br/>
        <w:t xml:space="preserve">We store copies of your identity documents after the DVS check, along with the verification </w:t>
      </w:r>
      <w:r>
        <w:lastRenderedPageBreak/>
        <w:t>result, in accordance with our legal and compliance obligations. Retention periods apply in line with record-keeping laws (generally up to 7 years).</w:t>
      </w:r>
    </w:p>
    <w:p w14:paraId="488068D0" w14:textId="77777777" w:rsidR="00243ECB" w:rsidRDefault="00817B3A">
      <w:pPr>
        <w:pStyle w:val="Heading2"/>
      </w:pPr>
      <w:r>
        <w:t>How will the Attorney-General’s Department handle your personal information?</w:t>
      </w:r>
    </w:p>
    <w:p w14:paraId="261937BD" w14:textId="77777777" w:rsidR="00926452" w:rsidRPr="00BD0763" w:rsidRDefault="00817B3A" w:rsidP="00926452">
      <w:pPr>
        <w:rPr>
          <w:lang w:val="en-AU"/>
        </w:rPr>
      </w:pPr>
      <w:r>
        <w:t>The DVS Hub facilitates information transfer between us and the document issuer. The DVS Hub itself does not retain any personal information and the Attorney-General’s Department cannot view or edit any of the personal information transmitted through the DVS Hub.</w:t>
      </w:r>
      <w:r>
        <w:br/>
      </w:r>
      <w:r>
        <w:br/>
        <w:t>The Attorney-General’s Department engages a third-party provider as a managed service provider for the DVS, who is required to adhere to the APP requirements and security standards</w:t>
      </w:r>
      <w:r w:rsidR="00926452">
        <w:t xml:space="preserve"> </w:t>
      </w:r>
      <w:r w:rsidR="00926452" w:rsidRPr="00BD0763">
        <w:rPr>
          <w:lang w:val="en-AU"/>
        </w:rPr>
        <w:t>to ensure the use and disclosure of personal information is limited to explicitly defined purposes including:</w:t>
      </w:r>
    </w:p>
    <w:p w14:paraId="307C11EC" w14:textId="77777777" w:rsidR="00926452" w:rsidRDefault="00926452" w:rsidP="00926452">
      <w:pPr>
        <w:pStyle w:val="ListParagraph"/>
        <w:numPr>
          <w:ilvl w:val="0"/>
          <w:numId w:val="10"/>
        </w:numPr>
        <w:rPr>
          <w:lang w:val="en-AU"/>
        </w:rPr>
      </w:pPr>
      <w:r w:rsidRPr="00356654">
        <w:rPr>
          <w:lang w:val="en-AU"/>
        </w:rPr>
        <w:t>for the purposes of the contract with the department; and</w:t>
      </w:r>
    </w:p>
    <w:p w14:paraId="22C8506B" w14:textId="77777777" w:rsidR="00926452" w:rsidRPr="00536671" w:rsidRDefault="00926452" w:rsidP="00926452">
      <w:pPr>
        <w:pStyle w:val="ListParagraph"/>
        <w:numPr>
          <w:ilvl w:val="0"/>
          <w:numId w:val="10"/>
        </w:numPr>
        <w:rPr>
          <w:lang w:val="en-AU"/>
        </w:rPr>
      </w:pPr>
      <w:r w:rsidRPr="00356654">
        <w:rPr>
          <w:lang w:val="en-AU"/>
        </w:rPr>
        <w:t xml:space="preserve">to comply with any request under section 95C of the Privacy Act. </w:t>
      </w:r>
    </w:p>
    <w:p w14:paraId="79C1EFDC" w14:textId="77777777" w:rsidR="00926452" w:rsidRPr="00BD0763" w:rsidRDefault="00926452" w:rsidP="00926452">
      <w:pPr>
        <w:rPr>
          <w:lang w:val="en-AU"/>
        </w:rPr>
      </w:pPr>
      <w:r w:rsidRPr="00BD0763">
        <w:rPr>
          <w:lang w:val="en-AU"/>
        </w:rPr>
        <w:t>The Attorney-General’s Department</w:t>
      </w:r>
      <w:r w:rsidRPr="00BD0763">
        <w:rPr>
          <w:b/>
          <w:bCs/>
          <w:lang w:val="en-AU"/>
        </w:rPr>
        <w:t xml:space="preserve"> </w:t>
      </w:r>
      <w:r w:rsidRPr="00BD0763">
        <w:rPr>
          <w:lang w:val="en-AU"/>
        </w:rPr>
        <w:t>is authorised to operate the DVS Hub for the purpose of verifying individual’s identities under the IVS Act.</w:t>
      </w:r>
    </w:p>
    <w:p w14:paraId="0141D929" w14:textId="201BC6B5" w:rsidR="00243ECB" w:rsidRDefault="00926452" w:rsidP="00926452">
      <w:r w:rsidRPr="00BD0763">
        <w:rPr>
          <w:lang w:val="en-AU"/>
        </w:rPr>
        <w:t xml:space="preserve">For more information on how the Attorney-General’s Department may handle your personal information, see the Attorney-General’s Department’s ‘Privacy Statement – Identity Verification Services’ at: </w:t>
      </w:r>
      <w:hyperlink r:id="rId13" w:history="1">
        <w:r w:rsidRPr="00BD0763">
          <w:rPr>
            <w:rStyle w:val="Hyperlink"/>
            <w:lang w:val="en-AU"/>
          </w:rPr>
          <w:t>https://www.idmatch.gov.au/resources/privacy-statement-identity-verification-services</w:t>
        </w:r>
      </w:hyperlink>
      <w:r w:rsidR="00817B3A">
        <w:t>.</w:t>
      </w:r>
    </w:p>
    <w:p w14:paraId="5634A9C6" w14:textId="77777777" w:rsidR="00243ECB" w:rsidRDefault="00817B3A">
      <w:pPr>
        <w:pStyle w:val="Heading2"/>
      </w:pPr>
      <w:r>
        <w:t>How will the document issuer handle your personal information?</w:t>
      </w:r>
    </w:p>
    <w:p w14:paraId="3D61ED65" w14:textId="50401128" w:rsidR="00243ECB" w:rsidRDefault="00817B3A">
      <w:r>
        <w:t>Your personal information will be shared by the Attorney-General’s Department via the DVS Hub with the government agency that issued your identity document to verify it against their official records.</w:t>
      </w:r>
      <w:r w:rsidR="00AE444E" w:rsidRPr="00AE444E">
        <w:rPr>
          <w:lang w:val="en-AU"/>
        </w:rPr>
        <w:t xml:space="preserve"> </w:t>
      </w:r>
      <w:r w:rsidR="00AE444E" w:rsidRPr="000C6E31">
        <w:rPr>
          <w:lang w:val="en-AU"/>
        </w:rPr>
        <w:t>These agencies already hold your personal information as part of their official records, in line with their own privacy policies and legal obligations.</w:t>
      </w:r>
    </w:p>
    <w:p w14:paraId="70DD002C" w14:textId="77777777" w:rsidR="00243ECB" w:rsidRDefault="00817B3A">
      <w:pPr>
        <w:pStyle w:val="Heading2"/>
      </w:pPr>
      <w:r>
        <w:t>What happens if you don’t provide your personal information?</w:t>
      </w:r>
    </w:p>
    <w:p w14:paraId="695C98EF" w14:textId="77777777" w:rsidR="00243ECB" w:rsidRDefault="00817B3A">
      <w:r>
        <w:t>You do not have to agree to verify your identity documents through the DVS.</w:t>
      </w:r>
      <w:r>
        <w:br/>
      </w:r>
      <w:r>
        <w:br/>
        <w:t>As an alternative, you may complete identity verification by providing us with a selfie (photo) alongside your identity document, or by FaceTime/video call verification if requested.</w:t>
      </w:r>
      <w:r>
        <w:br/>
      </w:r>
      <w:r>
        <w:br/>
        <w:t>However, if you do not provide the personal information we require to verify your identity, we may not be able to provide you with our products or services.</w:t>
      </w:r>
    </w:p>
    <w:p w14:paraId="2063F9E5" w14:textId="77777777" w:rsidR="00243ECB" w:rsidRDefault="00817B3A">
      <w:pPr>
        <w:pStyle w:val="Heading2"/>
      </w:pPr>
      <w:r>
        <w:t>Other disclosures</w:t>
      </w:r>
    </w:p>
    <w:p w14:paraId="36767D57" w14:textId="77777777" w:rsidR="00243ECB" w:rsidRDefault="00817B3A">
      <w:r>
        <w:t>Where necessary, we may disclose your personal information to third parties, including:</w:t>
      </w:r>
      <w:r>
        <w:br/>
        <w:t>- outsourced service providers that connect us to the DVS Hub;</w:t>
      </w:r>
      <w:r>
        <w:br/>
      </w:r>
      <w:r>
        <w:lastRenderedPageBreak/>
        <w:t>- identity service providers;</w:t>
      </w:r>
      <w:r>
        <w:br/>
        <w:t>- credit reporting bodies;</w:t>
      </w:r>
      <w:r>
        <w:br/>
        <w:t>- customer service providers such as call centre operators that respond to customer enquiries and escalate technical support requests;</w:t>
      </w:r>
      <w:r>
        <w:br/>
        <w:t>- other credit providers and insurers;</w:t>
      </w:r>
      <w:r>
        <w:br/>
        <w:t>- government bodies as authorised or required by law;</w:t>
      </w:r>
      <w:r>
        <w:br/>
        <w:t>- debt collectors and assignees of your debts;</w:t>
      </w:r>
      <w:r>
        <w:br/>
        <w:t>- our professional advisers including lawyers, auditors and accountants; and</w:t>
      </w:r>
      <w:r>
        <w:br/>
        <w:t>- law enforcement agencies in certain circumstances.</w:t>
      </w:r>
      <w:r>
        <w:br/>
      </w:r>
      <w:r>
        <w:br/>
        <w:t>We do not disclose your personal information to overseas service providers.</w:t>
      </w:r>
    </w:p>
    <w:p w14:paraId="54A0F9E8" w14:textId="77777777" w:rsidR="00FE59FE" w:rsidRPr="00AA3F09" w:rsidRDefault="00FE59FE" w:rsidP="00FE59FE">
      <w:pPr>
        <w:pStyle w:val="Heading2"/>
      </w:pPr>
      <w:r w:rsidRPr="00AA3F09">
        <w:t>The Attorney-General’s Department’s verification assistance service</w:t>
      </w:r>
    </w:p>
    <w:p w14:paraId="3EA02DCC" w14:textId="77777777" w:rsidR="00FE59FE" w:rsidRPr="00AA3F09" w:rsidRDefault="00FE59FE" w:rsidP="00FE59FE">
      <w:pPr>
        <w:rPr>
          <w:lang w:val="en-AU"/>
        </w:rPr>
      </w:pPr>
      <w:r w:rsidRPr="002814CF">
        <w:rPr>
          <w:lang w:val="en-AU"/>
        </w:rPr>
        <w:t xml:space="preserve">There may be circumstances in which we will require assistance to verify your identity. If we request assistance from the Attorney-General’s Department to verify your identity through the DVS, </w:t>
      </w:r>
      <w:r w:rsidRPr="002814CF">
        <w:rPr>
          <w:bCs/>
          <w:lang w:val="en-AU"/>
        </w:rPr>
        <w:t xml:space="preserve">the </w:t>
      </w:r>
      <w:r w:rsidRPr="002814CF">
        <w:rPr>
          <w:lang w:val="en-AU"/>
        </w:rPr>
        <w:t>Attorney-General’s Department</w:t>
      </w:r>
      <w:r w:rsidRPr="002814CF">
        <w:rPr>
          <w:bCs/>
          <w:lang w:val="en-AU"/>
        </w:rPr>
        <w:t xml:space="preserve"> will </w:t>
      </w:r>
      <w:r w:rsidRPr="002814CF">
        <w:rPr>
          <w:lang w:val="en-AU"/>
        </w:rPr>
        <w:t>collect your personal information for the purposes of verifying your identity document(s) through the DVS.</w:t>
      </w:r>
    </w:p>
    <w:p w14:paraId="2209AFE5" w14:textId="77777777" w:rsidR="00FE59FE" w:rsidRPr="002814CF" w:rsidRDefault="00FE59FE" w:rsidP="00FE59FE">
      <w:pPr>
        <w:rPr>
          <w:lang w:val="en-AU"/>
        </w:rPr>
      </w:pPr>
      <w:r w:rsidRPr="002814CF">
        <w:rPr>
          <w:lang w:val="en-AU"/>
        </w:rPr>
        <w:t>The Attorney-General’s Department may also disclose your personal information to the relevant document issuer to assist them with verifying your identity documents. This collection is authorised under APP 5.2(c) and section 27 of the IVS Act which permits the collection of your personal information from someone other than yourself when it is authorised under an Australian law.</w:t>
      </w:r>
    </w:p>
    <w:p w14:paraId="68ADB44A" w14:textId="77777777" w:rsidR="00FE59FE" w:rsidRPr="00AA3F09" w:rsidRDefault="00FE59FE" w:rsidP="00FE59FE">
      <w:pPr>
        <w:rPr>
          <w:lang w:val="en-AU"/>
        </w:rPr>
      </w:pPr>
      <w:r w:rsidRPr="002814CF">
        <w:rPr>
          <w:lang w:val="en-AU"/>
        </w:rPr>
        <w:t>The Attorney-General’s Department will handle your personal information in accordance with their obligations under the Privacy Act.</w:t>
      </w:r>
    </w:p>
    <w:p w14:paraId="6AEA5B63" w14:textId="77777777" w:rsidR="00FE59FE" w:rsidRPr="002814CF" w:rsidRDefault="00FE59FE" w:rsidP="00FE59FE">
      <w:pPr>
        <w:rPr>
          <w:iCs/>
          <w:lang w:val="en-AU"/>
        </w:rPr>
      </w:pPr>
      <w:r w:rsidRPr="002814CF">
        <w:rPr>
          <w:iCs/>
          <w:lang w:val="en-AU"/>
        </w:rPr>
        <w:t>Where the identity document(s) you require to be verified include information regarding other individuals (such as a Medicare card covering multiple individuals), it will be assumed that you have advised those individuals and obtained their consent to the disclosure. This information will only be used for the purposes of verifying your identity document(s) through the DVS. Any personal information of other individuals will otherwise be managed in the same way as your personal information.  </w:t>
      </w:r>
    </w:p>
    <w:p w14:paraId="3BC0E35F" w14:textId="77777777" w:rsidR="00FE59FE" w:rsidRPr="002814CF" w:rsidRDefault="00FE59FE" w:rsidP="00FE59FE">
      <w:pPr>
        <w:rPr>
          <w:lang w:val="en-AU"/>
        </w:rPr>
      </w:pPr>
      <w:r w:rsidRPr="002814CF">
        <w:rPr>
          <w:lang w:val="en-AU"/>
        </w:rPr>
        <w:t>There may be overseas disclosure of your personal information to recipients located in New Zealand where New Zealand government agencies or private organisations request for verification assistance of your identity document(s).</w:t>
      </w:r>
    </w:p>
    <w:p w14:paraId="71DF7778" w14:textId="77777777" w:rsidR="00FE59FE" w:rsidRPr="002814CF" w:rsidRDefault="00FE59FE" w:rsidP="00FE59FE">
      <w:pPr>
        <w:rPr>
          <w:lang w:val="en-AU"/>
        </w:rPr>
      </w:pPr>
      <w:r w:rsidRPr="002814CF">
        <w:rPr>
          <w:bCs/>
          <w:lang w:val="en-AU"/>
        </w:rPr>
        <w:t xml:space="preserve">If you don’t provide your personal information to the </w:t>
      </w:r>
      <w:r w:rsidRPr="002814CF">
        <w:rPr>
          <w:lang w:val="en-AU"/>
        </w:rPr>
        <w:t>Attorney-General’s Department</w:t>
      </w:r>
      <w:r w:rsidRPr="002814CF">
        <w:rPr>
          <w:bCs/>
          <w:lang w:val="en-AU"/>
        </w:rPr>
        <w:t xml:space="preserve">, the </w:t>
      </w:r>
      <w:r w:rsidRPr="002814CF">
        <w:rPr>
          <w:lang w:val="en-AU"/>
        </w:rPr>
        <w:t>Department</w:t>
      </w:r>
      <w:r w:rsidRPr="002814CF">
        <w:rPr>
          <w:bCs/>
          <w:lang w:val="en-AU"/>
        </w:rPr>
        <w:t xml:space="preserve"> will be </w:t>
      </w:r>
      <w:r w:rsidRPr="002814CF">
        <w:rPr>
          <w:lang w:val="en-AU"/>
        </w:rPr>
        <w:t>unable to verify your identity document(s).</w:t>
      </w:r>
    </w:p>
    <w:p w14:paraId="4FDA294F" w14:textId="162C0AAB" w:rsidR="00FE59FE" w:rsidRDefault="00FE59FE" w:rsidP="0028292F">
      <w:r w:rsidRPr="002814CF">
        <w:rPr>
          <w:lang w:val="en-AU"/>
        </w:rPr>
        <w:t xml:space="preserve">More information about the verification assistance service is set out in the Attorney-General’s Department’s Identity Verification Services </w:t>
      </w:r>
      <w:hyperlink r:id="rId14" w:history="1">
        <w:r w:rsidRPr="002814CF">
          <w:rPr>
            <w:rStyle w:val="Hyperlink"/>
            <w:lang w:val="en-AU"/>
          </w:rPr>
          <w:t>Privacy Statement</w:t>
        </w:r>
      </w:hyperlink>
      <w:r w:rsidRPr="002814CF">
        <w:rPr>
          <w:u w:val="single"/>
          <w:lang w:val="en-AU"/>
        </w:rPr>
        <w:t>.</w:t>
      </w:r>
    </w:p>
    <w:p w14:paraId="7AB34074" w14:textId="213A2CEC" w:rsidR="00243ECB" w:rsidRDefault="00817B3A">
      <w:pPr>
        <w:pStyle w:val="Heading2"/>
      </w:pPr>
      <w:r>
        <w:lastRenderedPageBreak/>
        <w:t>Further information</w:t>
      </w:r>
    </w:p>
    <w:p w14:paraId="49BC97C7" w14:textId="7C8ACD94" w:rsidR="00243ECB" w:rsidRDefault="00817B3A">
      <w:r>
        <w:t>More information about how we handle your personal information is set out in our Privacy Policy:</w:t>
      </w:r>
      <w:r>
        <w:br/>
      </w:r>
      <w:commentRangeStart w:id="6"/>
      <w:r>
        <w:t>https://www.</w:t>
      </w:r>
      <w:del w:id="7" w:author="Monya Fahd" w:date="2026-04-06T17:56:00Z" w16du:dateUtc="2026-04-06T07:56:00Z">
        <w:r w:rsidDel="00301D1B">
          <w:delText>myloans360</w:delText>
        </w:r>
      </w:del>
      <w:ins w:id="8" w:author="Monya Fahd" w:date="2026-04-06T17:56:00Z" w16du:dateUtc="2026-04-06T07:56:00Z">
        <w:r w:rsidR="00301D1B">
          <w:t>The Squad Institute Finance</w:t>
        </w:r>
      </w:ins>
      <w:r>
        <w:t>.com.au/privacy-policy</w:t>
      </w:r>
      <w:commentRangeEnd w:id="6"/>
      <w:r w:rsidR="009F1E62">
        <w:rPr>
          <w:rStyle w:val="CommentReference"/>
          <w:sz w:val="22"/>
          <w:szCs w:val="22"/>
        </w:rPr>
        <w:commentReference w:id="6"/>
      </w:r>
      <w:r>
        <w:br/>
      </w:r>
      <w:r>
        <w:br/>
        <w:t>Our Privacy Policy outlines how you can access and seek correction of the personal information that we hold about you. It also contains information about our complaint handling process, including how you may complain about a breach of the APPs or the CR Code, and how we will deal with such a complaint.</w:t>
      </w:r>
    </w:p>
    <w:p w14:paraId="63178E06" w14:textId="77777777" w:rsidR="00243ECB" w:rsidRDefault="00817B3A">
      <w:pPr>
        <w:pStyle w:val="Heading2"/>
      </w:pPr>
      <w:r>
        <w:t>Contact details</w:t>
      </w:r>
    </w:p>
    <w:p w14:paraId="19B06921" w14:textId="627A469A" w:rsidR="00243ECB" w:rsidRDefault="00817B3A">
      <w:r>
        <w:t>Privacy Officer</w:t>
      </w:r>
      <w:r>
        <w:br/>
        <w:t xml:space="preserve">New Money Lender Pty Ltd trading as </w:t>
      </w:r>
      <w:del w:id="9" w:author="Monya Fahd" w:date="2026-04-06T17:56:00Z" w16du:dateUtc="2026-04-06T07:56:00Z">
        <w:r w:rsidDel="00301D1B">
          <w:delText>MyLoans360</w:delText>
        </w:r>
      </w:del>
      <w:ins w:id="10" w:author="Monya Fahd" w:date="2026-04-06T17:56:00Z" w16du:dateUtc="2026-04-06T07:56:00Z">
        <w:r w:rsidR="00301D1B">
          <w:t>The Squad Institute Finance</w:t>
        </w:r>
      </w:ins>
      <w:r>
        <w:br/>
        <w:t>Address: PO BOX Q543 QVB NSW 1230</w:t>
      </w:r>
      <w:r>
        <w:br/>
        <w:t>Email: support@newml.com.au</w:t>
      </w:r>
      <w:r>
        <w:br/>
        <w:t>Phone: (02) 8526 5306</w:t>
      </w:r>
      <w:r>
        <w:br/>
        <w:t xml:space="preserve">Website: </w:t>
      </w:r>
      <w:commentRangeStart w:id="11"/>
      <w:r>
        <w:t>www.</w:t>
      </w:r>
      <w:del w:id="12" w:author="Monya Fahd" w:date="2026-04-06T17:56:00Z" w16du:dateUtc="2026-04-06T07:56:00Z">
        <w:r w:rsidDel="00301D1B">
          <w:delText>myloans360</w:delText>
        </w:r>
      </w:del>
      <w:ins w:id="13" w:author="Monya Fahd" w:date="2026-04-06T17:56:00Z" w16du:dateUtc="2026-04-06T07:56:00Z">
        <w:r w:rsidR="00301D1B">
          <w:t>The Squad Institute Finance</w:t>
        </w:r>
      </w:ins>
      <w:r>
        <w:t>.com.au</w:t>
      </w:r>
      <w:commentRangeEnd w:id="11"/>
      <w:r w:rsidR="00002B0C">
        <w:rPr>
          <w:rStyle w:val="CommentReference"/>
          <w:sz w:val="22"/>
          <w:szCs w:val="22"/>
        </w:rPr>
        <w:commentReference w:id="11"/>
      </w:r>
    </w:p>
    <w:sectPr w:rsidR="00243ECB"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Dwyer Harris" w:date="2025-08-26T17:35:00Z" w:initials="DH">
    <w:p w14:paraId="52D0F8D7" w14:textId="77777777" w:rsidR="006E7945" w:rsidRDefault="006E7945" w:rsidP="006E7945">
      <w:pPr>
        <w:pStyle w:val="CommentText"/>
      </w:pPr>
      <w:r>
        <w:rPr>
          <w:rStyle w:val="CommentReference"/>
        </w:rPr>
        <w:annotationRef/>
      </w:r>
      <w:r>
        <w:t>This is covered under the “What happens if you don’t provide your personal information?” section.</w:t>
      </w:r>
    </w:p>
  </w:comment>
  <w:comment w:id="6" w:author="Monya Fahd" w:date="2026-04-06T17:57:00Z" w:initials="MF">
    <w:p w14:paraId="2A9F98FB" w14:textId="77777777" w:rsidR="009F1E62" w:rsidRDefault="009F1E62" w:rsidP="009F1E62">
      <w:pPr>
        <w:pStyle w:val="CommentText"/>
      </w:pPr>
      <w:r>
        <w:rPr>
          <w:rStyle w:val="CommentReference"/>
        </w:rPr>
        <w:annotationRef/>
      </w:r>
      <w:r>
        <w:rPr>
          <w:lang w:val="en-AU"/>
        </w:rPr>
        <w:t>Update the link</w:t>
      </w:r>
    </w:p>
  </w:comment>
  <w:comment w:id="11" w:author="Monya Fahd" w:date="2026-04-06T17:58:00Z" w:initials="MF">
    <w:p w14:paraId="15AA37DC" w14:textId="77777777" w:rsidR="00002B0C" w:rsidRDefault="00002B0C" w:rsidP="00002B0C">
      <w:pPr>
        <w:pStyle w:val="CommentText"/>
      </w:pPr>
      <w:r>
        <w:rPr>
          <w:rStyle w:val="CommentReference"/>
        </w:rPr>
        <w:annotationRef/>
      </w:r>
      <w:r>
        <w:rPr>
          <w:lang w:val="en-AU"/>
        </w:rPr>
        <w:t>Update website 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D0F8D7" w15:done="0"/>
  <w15:commentEx w15:paraId="2A9F98FB" w15:done="0"/>
  <w15:commentEx w15:paraId="15AA37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1CEDE3" w16cex:dateUtc="2025-08-26T07:35:00Z"/>
  <w16cex:commentExtensible w16cex:durableId="7AA48359" w16cex:dateUtc="2026-04-06T07:57:00Z"/>
  <w16cex:commentExtensible w16cex:durableId="6A05A213" w16cex:dateUtc="2026-04-06T0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D0F8D7" w16cid:durableId="1E1CEDE3"/>
  <w16cid:commentId w16cid:paraId="2A9F98FB" w16cid:durableId="7AA48359"/>
  <w16cid:commentId w16cid:paraId="15AA37DC" w16cid:durableId="6A05A21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86BB7"/>
    <w:multiLevelType w:val="hybridMultilevel"/>
    <w:tmpl w:val="0E62437A"/>
    <w:lvl w:ilvl="0" w:tplc="5BDCA12E">
      <w:numFmt w:val="bullet"/>
      <w:lvlText w:val="-"/>
      <w:lvlJc w:val="left"/>
      <w:pPr>
        <w:ind w:left="720" w:hanging="360"/>
      </w:pPr>
      <w:rPr>
        <w:rFonts w:ascii="Cambria" w:eastAsiaTheme="minorEastAsia" w:hAnsi="Cambr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49315996">
    <w:abstractNumId w:val="8"/>
  </w:num>
  <w:num w:numId="2" w16cid:durableId="787628005">
    <w:abstractNumId w:val="6"/>
  </w:num>
  <w:num w:numId="3" w16cid:durableId="245043949">
    <w:abstractNumId w:val="5"/>
  </w:num>
  <w:num w:numId="4" w16cid:durableId="196968436">
    <w:abstractNumId w:val="4"/>
  </w:num>
  <w:num w:numId="5" w16cid:durableId="650407588">
    <w:abstractNumId w:val="7"/>
  </w:num>
  <w:num w:numId="6" w16cid:durableId="1511214258">
    <w:abstractNumId w:val="3"/>
  </w:num>
  <w:num w:numId="7" w16cid:durableId="1445732113">
    <w:abstractNumId w:val="2"/>
  </w:num>
  <w:num w:numId="8" w16cid:durableId="1868711824">
    <w:abstractNumId w:val="1"/>
  </w:num>
  <w:num w:numId="9" w16cid:durableId="1275937386">
    <w:abstractNumId w:val="0"/>
  </w:num>
  <w:num w:numId="10" w16cid:durableId="110330614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nya Fahd">
    <w15:presenceInfo w15:providerId="AD" w15:userId="S::monya@mybond.com.au::d187a1a9-b324-4a7e-8006-7bb16ad026a5"/>
  </w15:person>
  <w15:person w15:author="Dwyer Harris">
    <w15:presenceInfo w15:providerId="None" w15:userId="Dwyer Harr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B0C"/>
    <w:rsid w:val="00020510"/>
    <w:rsid w:val="00034616"/>
    <w:rsid w:val="00057D12"/>
    <w:rsid w:val="0006063C"/>
    <w:rsid w:val="001208A3"/>
    <w:rsid w:val="00124788"/>
    <w:rsid w:val="001370E7"/>
    <w:rsid w:val="0015074B"/>
    <w:rsid w:val="00243ECB"/>
    <w:rsid w:val="00282280"/>
    <w:rsid w:val="0028292F"/>
    <w:rsid w:val="0029639D"/>
    <w:rsid w:val="00301D1B"/>
    <w:rsid w:val="00326F90"/>
    <w:rsid w:val="006E7945"/>
    <w:rsid w:val="007320E0"/>
    <w:rsid w:val="007421E0"/>
    <w:rsid w:val="00817B3A"/>
    <w:rsid w:val="00926452"/>
    <w:rsid w:val="009B511E"/>
    <w:rsid w:val="009F1E62"/>
    <w:rsid w:val="00AA1D8D"/>
    <w:rsid w:val="00AE444E"/>
    <w:rsid w:val="00B47730"/>
    <w:rsid w:val="00C50022"/>
    <w:rsid w:val="00CB0664"/>
    <w:rsid w:val="00CE6860"/>
    <w:rsid w:val="00FC693F"/>
    <w:rsid w:val="00FE59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D12DF"/>
  <w14:defaultImageDpi w14:val="300"/>
  <w15:docId w15:val="{8E68FEA7-5E55-4524-A309-0CD007649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9B511E"/>
    <w:pPr>
      <w:spacing w:after="0" w:line="240" w:lineRule="auto"/>
    </w:pPr>
  </w:style>
  <w:style w:type="character" w:styleId="CommentReference">
    <w:name w:val="annotation reference"/>
    <w:basedOn w:val="DefaultParagraphFont"/>
    <w:uiPriority w:val="99"/>
    <w:semiHidden/>
    <w:unhideWhenUsed/>
    <w:rsid w:val="006E7945"/>
    <w:rPr>
      <w:sz w:val="16"/>
      <w:szCs w:val="16"/>
    </w:rPr>
  </w:style>
  <w:style w:type="paragraph" w:styleId="CommentText">
    <w:name w:val="annotation text"/>
    <w:basedOn w:val="Normal"/>
    <w:link w:val="CommentTextChar"/>
    <w:uiPriority w:val="99"/>
    <w:unhideWhenUsed/>
    <w:rsid w:val="006E7945"/>
    <w:pPr>
      <w:spacing w:line="240" w:lineRule="auto"/>
    </w:pPr>
    <w:rPr>
      <w:sz w:val="20"/>
      <w:szCs w:val="20"/>
    </w:rPr>
  </w:style>
  <w:style w:type="character" w:customStyle="1" w:styleId="CommentTextChar">
    <w:name w:val="Comment Text Char"/>
    <w:basedOn w:val="DefaultParagraphFont"/>
    <w:link w:val="CommentText"/>
    <w:uiPriority w:val="99"/>
    <w:rsid w:val="006E7945"/>
    <w:rPr>
      <w:sz w:val="20"/>
      <w:szCs w:val="20"/>
    </w:rPr>
  </w:style>
  <w:style w:type="paragraph" w:styleId="CommentSubject">
    <w:name w:val="annotation subject"/>
    <w:basedOn w:val="CommentText"/>
    <w:next w:val="CommentText"/>
    <w:link w:val="CommentSubjectChar"/>
    <w:uiPriority w:val="99"/>
    <w:semiHidden/>
    <w:unhideWhenUsed/>
    <w:rsid w:val="006E7945"/>
    <w:rPr>
      <w:b/>
      <w:bCs/>
    </w:rPr>
  </w:style>
  <w:style w:type="character" w:customStyle="1" w:styleId="CommentSubjectChar">
    <w:name w:val="Comment Subject Char"/>
    <w:basedOn w:val="CommentTextChar"/>
    <w:link w:val="CommentSubject"/>
    <w:uiPriority w:val="99"/>
    <w:semiHidden/>
    <w:rsid w:val="006E7945"/>
    <w:rPr>
      <w:b/>
      <w:bCs/>
      <w:sz w:val="20"/>
      <w:szCs w:val="20"/>
    </w:rPr>
  </w:style>
  <w:style w:type="character" w:styleId="Hyperlink">
    <w:name w:val="Hyperlink"/>
    <w:basedOn w:val="DefaultParagraphFont"/>
    <w:uiPriority w:val="99"/>
    <w:unhideWhenUsed/>
    <w:rsid w:val="009264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dmatch.gov.au/resources/privacy-statement-identity-verification-service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hyperlink" Target="https://www.idmatch.gov.au/resources/privacy-statement-identity-verification-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9CD3FC76FBA9543BD5309F26E216313" ma:contentTypeVersion="15" ma:contentTypeDescription="Create a new document." ma:contentTypeScope="" ma:versionID="b86e4d355001fb20fcf581c080eb37f5">
  <xsd:schema xmlns:xsd="http://www.w3.org/2001/XMLSchema" xmlns:xs="http://www.w3.org/2001/XMLSchema" xmlns:p="http://schemas.microsoft.com/office/2006/metadata/properties" xmlns:ns2="697777ec-f4d0-4745-a39e-f63080a1e1e7" xmlns:ns3="89817493-45d5-44d1-911b-70a487cf1458" targetNamespace="http://schemas.microsoft.com/office/2006/metadata/properties" ma:root="true" ma:fieldsID="a58ecfe1d5a24b4912ce4b1ac93b98a0" ns2:_="" ns3:_="">
    <xsd:import namespace="697777ec-f4d0-4745-a39e-f63080a1e1e7"/>
    <xsd:import namespace="89817493-45d5-44d1-911b-70a487cf145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MediaServiceDateTaken"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7777ec-f4d0-4745-a39e-f63080a1e1e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3c99fda-a9aa-48cb-8e74-c9ab0eff7f51}" ma:internalName="TaxCatchAll" ma:showField="CatchAllData" ma:web="697777ec-f4d0-4745-a39e-f63080a1e1e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9817493-45d5-44d1-911b-70a487cf145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eecdb3f-47db-4851-9dcf-533c251f060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817493-45d5-44d1-911b-70a487cf1458">
      <Terms xmlns="http://schemas.microsoft.com/office/infopath/2007/PartnerControls"/>
    </lcf76f155ced4ddcb4097134ff3c332f>
    <TaxCatchAll xmlns="697777ec-f4d0-4745-a39e-f63080a1e1e7" xsi:nil="true"/>
  </documentManagement>
</p:properties>
</file>

<file path=customXml/itemProps1.xml><?xml version="1.0" encoding="utf-8"?>
<ds:datastoreItem xmlns:ds="http://schemas.openxmlformats.org/officeDocument/2006/customXml" ds:itemID="{91BE5C69-A539-4207-887B-FE6CEAEE5E50}">
  <ds:schemaRefs>
    <ds:schemaRef ds:uri="http://schemas.microsoft.com/sharepoint/v3/contenttype/forms"/>
  </ds:schemaRefs>
</ds:datastoreItem>
</file>

<file path=customXml/itemProps2.xml><?xml version="1.0" encoding="utf-8"?>
<ds:datastoreItem xmlns:ds="http://schemas.openxmlformats.org/officeDocument/2006/customXml" ds:itemID="{B31AD5CE-DDF4-497A-88B1-B1CD22F376E6}"/>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51A60F31-3761-4DF8-BCB7-29D2E5E03017}">
  <ds:schemaRefs>
    <ds:schemaRef ds:uri="http://schemas.microsoft.com/office/2006/metadata/properties"/>
    <ds:schemaRef ds:uri="http://schemas.microsoft.com/office/infopath/2007/PartnerControls"/>
    <ds:schemaRef ds:uri="89817493-45d5-44d1-911b-70a487cf1458"/>
    <ds:schemaRef ds:uri="697777ec-f4d0-4745-a39e-f63080a1e1e7"/>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1174</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Monya Fahd</cp:lastModifiedBy>
  <cp:revision>5</cp:revision>
  <dcterms:created xsi:type="dcterms:W3CDTF">2026-04-06T07:55:00Z</dcterms:created>
  <dcterms:modified xsi:type="dcterms:W3CDTF">2026-04-06T07:58:00Z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0x010100C9CD3FC76FBA9543BD5309F26E216313</vt:lpwstr>
  </property>
</Properties>
</file>