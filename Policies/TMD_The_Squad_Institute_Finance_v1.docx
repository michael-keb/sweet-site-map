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EF055" w14:textId="77777777" w:rsidR="00DD28DF" w:rsidRDefault="00DD28DF" w:rsidP="00DD28DF">
      <w:pPr>
        <w:jc w:val="center"/>
        <w:rPr>
          <w:rFonts w:ascii="Arial" w:eastAsia="Arial" w:hAnsi="Arial" w:cs="Arial"/>
          <w:b/>
          <w:bCs/>
          <w:color w:val="000000" w:themeColor="text1"/>
          <w:sz w:val="44"/>
          <w:szCs w:val="44"/>
          <w:lang w:val="en-AU"/>
        </w:rPr>
      </w:pPr>
    </w:p>
    <w:p w14:paraId="27C248B5" w14:textId="77777777" w:rsidR="003378A7" w:rsidRDefault="003378A7" w:rsidP="00DD28DF">
      <w:pPr>
        <w:jc w:val="center"/>
        <w:rPr>
          <w:rFonts w:ascii="Arial" w:eastAsia="Arial" w:hAnsi="Arial" w:cs="Arial"/>
          <w:b/>
          <w:bCs/>
          <w:color w:val="000000" w:themeColor="text1"/>
          <w:sz w:val="44"/>
          <w:szCs w:val="44"/>
          <w:lang w:val="en-AU"/>
        </w:rPr>
      </w:pPr>
    </w:p>
    <w:p w14:paraId="34376E14" w14:textId="77777777" w:rsidR="003378A7" w:rsidRDefault="003378A7" w:rsidP="00DD28DF">
      <w:pPr>
        <w:jc w:val="center"/>
        <w:rPr>
          <w:rFonts w:ascii="Arial" w:eastAsia="Arial" w:hAnsi="Arial" w:cs="Arial"/>
          <w:b/>
          <w:bCs/>
          <w:color w:val="000000" w:themeColor="text1"/>
          <w:sz w:val="44"/>
          <w:szCs w:val="44"/>
          <w:lang w:val="en-AU"/>
        </w:rPr>
      </w:pPr>
    </w:p>
    <w:p w14:paraId="50A7A812" w14:textId="231B8661" w:rsidR="00DD28DF" w:rsidRDefault="00DD28DF" w:rsidP="00DD28DF">
      <w:pPr>
        <w:jc w:val="center"/>
        <w:rPr>
          <w:rFonts w:ascii="Arial" w:eastAsia="Arial" w:hAnsi="Arial" w:cs="Arial"/>
          <w:color w:val="000000" w:themeColor="text1"/>
          <w:sz w:val="44"/>
          <w:szCs w:val="44"/>
        </w:rPr>
      </w:pPr>
      <w:r w:rsidRPr="6BB0CD6C">
        <w:rPr>
          <w:rFonts w:ascii="Arial" w:eastAsia="Arial" w:hAnsi="Arial" w:cs="Arial"/>
          <w:b/>
          <w:bCs/>
          <w:color w:val="000000" w:themeColor="text1"/>
          <w:sz w:val="44"/>
          <w:szCs w:val="44"/>
          <w:lang w:val="en-AU"/>
        </w:rPr>
        <w:t xml:space="preserve">Target Market Determination </w:t>
      </w:r>
    </w:p>
    <w:p w14:paraId="4AE7938E" w14:textId="77777777" w:rsidR="00DD28DF" w:rsidRDefault="00DD28DF" w:rsidP="00DD28DF">
      <w:pPr>
        <w:tabs>
          <w:tab w:val="left" w:pos="6466"/>
        </w:tabs>
        <w:rPr>
          <w:rFonts w:ascii="Arial" w:eastAsia="Arial" w:hAnsi="Arial" w:cs="Arial"/>
          <w:color w:val="000000" w:themeColor="text1"/>
          <w:sz w:val="44"/>
          <w:szCs w:val="44"/>
        </w:rPr>
      </w:pPr>
      <w:r>
        <w:rPr>
          <w:rFonts w:ascii="Arial" w:eastAsia="Arial" w:hAnsi="Arial" w:cs="Arial"/>
          <w:color w:val="000000" w:themeColor="text1"/>
          <w:sz w:val="44"/>
          <w:szCs w:val="44"/>
        </w:rPr>
        <w:tab/>
      </w:r>
    </w:p>
    <w:p w14:paraId="31148055" w14:textId="77777777" w:rsidR="00DD28DF" w:rsidRDefault="00DD28DF" w:rsidP="00DD28DF">
      <w:pPr>
        <w:jc w:val="center"/>
        <w:rPr>
          <w:rFonts w:ascii="Arial" w:eastAsia="Arial" w:hAnsi="Arial" w:cs="Arial"/>
          <w:color w:val="000000" w:themeColor="text1"/>
          <w:sz w:val="44"/>
          <w:szCs w:val="44"/>
        </w:rPr>
      </w:pPr>
      <w:r w:rsidRPr="6BB0CD6C">
        <w:rPr>
          <w:rFonts w:ascii="Arial" w:eastAsia="Arial" w:hAnsi="Arial" w:cs="Arial"/>
          <w:b/>
          <w:bCs/>
          <w:color w:val="000000" w:themeColor="text1"/>
          <w:sz w:val="44"/>
          <w:szCs w:val="44"/>
          <w:lang w:val="en-AU"/>
        </w:rPr>
        <w:t xml:space="preserve">For </w:t>
      </w:r>
    </w:p>
    <w:p w14:paraId="7A8C1D3C" w14:textId="77777777" w:rsidR="00DD28DF" w:rsidRDefault="00DD28DF" w:rsidP="00DD28DF">
      <w:pPr>
        <w:jc w:val="center"/>
        <w:rPr>
          <w:rFonts w:ascii="Arial" w:eastAsia="Arial" w:hAnsi="Arial" w:cs="Arial"/>
          <w:color w:val="000000" w:themeColor="text1"/>
          <w:sz w:val="44"/>
          <w:szCs w:val="44"/>
        </w:rPr>
      </w:pPr>
    </w:p>
    <w:p w14:paraId="6C4A7743" w14:textId="592D8926" w:rsidR="00DD28DF" w:rsidRDefault="003378A7" w:rsidP="00DD28DF">
      <w:pPr>
        <w:jc w:val="center"/>
        <w:rPr>
          <w:rFonts w:ascii="Arial" w:eastAsia="Arial" w:hAnsi="Arial" w:cs="Arial"/>
          <w:b/>
          <w:bCs/>
          <w:color w:val="000000" w:themeColor="text1"/>
          <w:sz w:val="44"/>
          <w:szCs w:val="44"/>
          <w:lang w:val="en-AU"/>
        </w:rPr>
      </w:pPr>
      <w:r>
        <w:rPr>
          <w:rFonts w:ascii="Arial" w:eastAsia="Arial" w:hAnsi="Arial" w:cs="Arial"/>
          <w:b/>
          <w:bCs/>
          <w:color w:val="000000" w:themeColor="text1"/>
          <w:sz w:val="44"/>
          <w:szCs w:val="44"/>
          <w:lang w:val="en-AU"/>
        </w:rPr>
        <w:t>The Squad Institute Finance</w:t>
      </w:r>
      <w:r w:rsidR="00DD28DF" w:rsidRPr="6BB0CD6C">
        <w:rPr>
          <w:rFonts w:ascii="Arial" w:eastAsia="Arial" w:hAnsi="Arial" w:cs="Arial"/>
          <w:b/>
          <w:bCs/>
          <w:color w:val="000000" w:themeColor="text1"/>
          <w:sz w:val="44"/>
          <w:szCs w:val="44"/>
          <w:lang w:val="en-AU"/>
        </w:rPr>
        <w:t xml:space="preserve"> </w:t>
      </w:r>
      <w:r w:rsidR="00DD28DF">
        <w:rPr>
          <w:rFonts w:ascii="Arial" w:eastAsia="Arial" w:hAnsi="Arial" w:cs="Arial"/>
          <w:b/>
          <w:bCs/>
          <w:color w:val="000000" w:themeColor="text1"/>
          <w:sz w:val="44"/>
          <w:szCs w:val="44"/>
          <w:lang w:val="en-AU"/>
        </w:rPr>
        <w:t xml:space="preserve">loan product </w:t>
      </w:r>
    </w:p>
    <w:p w14:paraId="7FCE37E7" w14:textId="244AEBD4" w:rsidR="00DD28DF" w:rsidRDefault="00DD28DF" w:rsidP="00DD28DF">
      <w:pPr>
        <w:jc w:val="center"/>
        <w:rPr>
          <w:rFonts w:ascii="Arial" w:eastAsia="Arial" w:hAnsi="Arial" w:cs="Arial"/>
          <w:b/>
          <w:bCs/>
          <w:color w:val="000000" w:themeColor="text1"/>
          <w:sz w:val="44"/>
          <w:szCs w:val="44"/>
          <w:lang w:val="en-AU"/>
        </w:rPr>
      </w:pPr>
      <w:r w:rsidRPr="600DBC18">
        <w:rPr>
          <w:rFonts w:ascii="Arial" w:eastAsia="Arial" w:hAnsi="Arial" w:cs="Arial"/>
          <w:b/>
          <w:bCs/>
          <w:color w:val="000000" w:themeColor="text1"/>
          <w:sz w:val="44"/>
          <w:szCs w:val="44"/>
          <w:lang w:val="en-AU"/>
        </w:rPr>
        <w:t xml:space="preserve"> From </w:t>
      </w:r>
      <w:r w:rsidR="00E41B37">
        <w:rPr>
          <w:rFonts w:ascii="Arial" w:eastAsia="Arial" w:hAnsi="Arial" w:cs="Arial"/>
          <w:b/>
          <w:bCs/>
          <w:color w:val="000000" w:themeColor="text1"/>
          <w:sz w:val="44"/>
          <w:szCs w:val="44"/>
          <w:lang w:val="en-AU"/>
        </w:rPr>
        <w:t>[Insert date]</w:t>
      </w:r>
    </w:p>
    <w:p w14:paraId="1930AC62" w14:textId="77777777" w:rsidR="0005401C" w:rsidRDefault="0005401C"/>
    <w:p w14:paraId="177E882D" w14:textId="77777777" w:rsidR="008344E3" w:rsidRDefault="008344E3"/>
    <w:p w14:paraId="27A99200" w14:textId="77777777" w:rsidR="008344E3" w:rsidRDefault="008344E3"/>
    <w:p w14:paraId="1732A0DA" w14:textId="77777777" w:rsidR="008344E3" w:rsidRDefault="008344E3"/>
    <w:p w14:paraId="3112F484" w14:textId="77777777" w:rsidR="008344E3" w:rsidRDefault="008344E3"/>
    <w:p w14:paraId="5C7BF640" w14:textId="77777777" w:rsidR="008344E3" w:rsidRDefault="008344E3"/>
    <w:p w14:paraId="735CB21C" w14:textId="77777777" w:rsidR="008344E3" w:rsidRDefault="008344E3"/>
    <w:p w14:paraId="4E6E26D4" w14:textId="77777777" w:rsidR="008344E3" w:rsidRDefault="008344E3"/>
    <w:p w14:paraId="5C40E9A2" w14:textId="77777777" w:rsidR="008344E3" w:rsidRDefault="008344E3"/>
    <w:p w14:paraId="2CAAA59D" w14:textId="77777777" w:rsidR="008344E3" w:rsidRDefault="008344E3"/>
    <w:p w14:paraId="01D18555" w14:textId="77777777" w:rsidR="008344E3" w:rsidRDefault="008344E3"/>
    <w:p w14:paraId="34A4E6B6" w14:textId="77777777" w:rsidR="008344E3" w:rsidRDefault="008344E3"/>
    <w:p w14:paraId="5B08926E" w14:textId="77777777" w:rsidR="008344E3" w:rsidRDefault="008344E3"/>
    <w:p w14:paraId="1D40BDED" w14:textId="77777777" w:rsidR="00720FAF" w:rsidRDefault="00720FAF" w:rsidP="00720FAF">
      <w:pPr>
        <w:pStyle w:val="Heading1"/>
      </w:pPr>
      <w:r>
        <w:t>Target Market Determination for The Squad Institute Finance</w:t>
      </w:r>
    </w:p>
    <w:p w14:paraId="57C2FCAC" w14:textId="77777777" w:rsidR="00720FAF" w:rsidRDefault="00720FAF" w:rsidP="00720FAF">
      <w:r>
        <w:t xml:space="preserve">Prepared by New Money Lender Pty Ltd trading as The Squad Institute Finance ABN 19 653 707 138, Australian Credit </w:t>
      </w:r>
      <w:proofErr w:type="spellStart"/>
      <w:r>
        <w:t>Licence</w:t>
      </w:r>
      <w:proofErr w:type="spellEnd"/>
      <w:r>
        <w:t xml:space="preserve"> 536096.</w:t>
      </w:r>
    </w:p>
    <w:p w14:paraId="6E642893" w14:textId="77777777" w:rsidR="00720FAF" w:rsidRDefault="00720FAF" w:rsidP="00720FAF">
      <w:r>
        <w:t>This document was last updated: [Insert Date]</w:t>
      </w:r>
    </w:p>
    <w:p w14:paraId="1375844B" w14:textId="77777777" w:rsidR="00720FAF" w:rsidRDefault="00720FAF" w:rsidP="00720FAF"/>
    <w:p w14:paraId="1E60F283" w14:textId="77777777" w:rsidR="00720FAF" w:rsidRDefault="00720FAF" w:rsidP="00720FAF">
      <w:pPr>
        <w:pStyle w:val="Heading1"/>
      </w:pPr>
      <w:r>
        <w:t>Target Market</w:t>
      </w:r>
    </w:p>
    <w:p w14:paraId="08444716" w14:textId="77777777" w:rsidR="00720FAF" w:rsidRDefault="00720FAF" w:rsidP="00720FAF">
      <w:r>
        <w:t>The class of consumers that is the target market for our product are consumers who:</w:t>
      </w:r>
    </w:p>
    <w:p w14:paraId="3E67D303" w14:textId="77777777" w:rsidR="00720FAF" w:rsidRDefault="00720FAF" w:rsidP="00720FAF">
      <w:pPr>
        <w:pStyle w:val="ListBullet"/>
      </w:pPr>
      <w:r>
        <w:t xml:space="preserve">need funding up to $20,000 to pay for The Squad Institute </w:t>
      </w:r>
      <w:proofErr w:type="gramStart"/>
      <w:r>
        <w:t>program;</w:t>
      </w:r>
      <w:proofErr w:type="gramEnd"/>
    </w:p>
    <w:p w14:paraId="3016E086" w14:textId="77777777" w:rsidR="00720FAF" w:rsidRDefault="00720FAF" w:rsidP="00720FAF">
      <w:pPr>
        <w:pStyle w:val="ListBullet"/>
      </w:pPr>
      <w:r>
        <w:t xml:space="preserve">need credit specifically for </w:t>
      </w:r>
      <w:r w:rsidRPr="00AB0698">
        <w:rPr>
          <w:color w:val="EE0000"/>
          <w:rPrChange w:id="0" w:author="Monya Fahd" w:date="2026-04-24T12:58:00Z" w16du:dateUtc="2026-04-24T02:58:00Z">
            <w:rPr/>
          </w:rPrChange>
        </w:rPr>
        <w:t>education</w:t>
      </w:r>
      <w:r>
        <w:t xml:space="preserve"> and career development </w:t>
      </w:r>
      <w:proofErr w:type="gramStart"/>
      <w:r>
        <w:t>purposes;</w:t>
      </w:r>
      <w:proofErr w:type="gramEnd"/>
    </w:p>
    <w:p w14:paraId="78B044A0" w14:textId="77777777" w:rsidR="00720FAF" w:rsidRDefault="00720FAF" w:rsidP="00720FAF">
      <w:pPr>
        <w:pStyle w:val="ListBullet"/>
      </w:pPr>
      <w:r>
        <w:t xml:space="preserve">do not have the ability or preference to pay upfront program </w:t>
      </w:r>
      <w:proofErr w:type="gramStart"/>
      <w:r>
        <w:t>fees;</w:t>
      </w:r>
      <w:proofErr w:type="gramEnd"/>
    </w:p>
    <w:p w14:paraId="1D45A710" w14:textId="34CC825C" w:rsidR="00720FAF" w:rsidRDefault="00720FAF" w:rsidP="00720FAF">
      <w:pPr>
        <w:pStyle w:val="ListBullet"/>
      </w:pPr>
      <w:r>
        <w:t xml:space="preserve">want a </w:t>
      </w:r>
      <w:r w:rsidRPr="009C197F">
        <w:rPr>
          <w:color w:val="EE0000"/>
          <w:rPrChange w:id="1" w:author="Monya Fahd" w:date="2026-04-24T12:59:00Z" w16du:dateUtc="2026-04-24T02:59:00Z">
            <w:rPr/>
          </w:rPrChange>
        </w:rPr>
        <w:t xml:space="preserve">no interest </w:t>
      </w:r>
      <w:r>
        <w:t>credit product;</w:t>
      </w:r>
      <w:ins w:id="2" w:author="Monya Fahd" w:date="2026-04-24T12:59:00Z" w16du:dateUtc="2026-04-24T02:59:00Z">
        <w:r w:rsidR="009C197F">
          <w:t xml:space="preserve"> (</w:t>
        </w:r>
        <w:r w:rsidR="00411C68">
          <w:t>Admin Fee ??)</w:t>
        </w:r>
      </w:ins>
    </w:p>
    <w:p w14:paraId="1426CAE3" w14:textId="77777777" w:rsidR="00720FAF" w:rsidRDefault="00720FAF" w:rsidP="00720FAF">
      <w:pPr>
        <w:pStyle w:val="ListBullet"/>
      </w:pPr>
      <w:r>
        <w:t xml:space="preserve">want repayments to be flexible and based on </w:t>
      </w:r>
      <w:proofErr w:type="gramStart"/>
      <w:r>
        <w:t>income;</w:t>
      </w:r>
      <w:proofErr w:type="gramEnd"/>
    </w:p>
    <w:p w14:paraId="2F42112D" w14:textId="77777777" w:rsidR="00720FAF" w:rsidRDefault="00720FAF" w:rsidP="00720FAF">
      <w:pPr>
        <w:pStyle w:val="ListBullet"/>
      </w:pPr>
      <w:r>
        <w:t xml:space="preserve">expect their income to increase after completing the </w:t>
      </w:r>
      <w:proofErr w:type="gramStart"/>
      <w:r>
        <w:t>program;</w:t>
      </w:r>
      <w:proofErr w:type="gramEnd"/>
    </w:p>
    <w:p w14:paraId="1499B35B" w14:textId="77777777" w:rsidR="00720FAF" w:rsidRDefault="00720FAF" w:rsidP="00720FAF">
      <w:pPr>
        <w:pStyle w:val="ListBullet"/>
      </w:pPr>
      <w:r>
        <w:t xml:space="preserve">may currently earn below $50,000 per annum or be </w:t>
      </w:r>
      <w:proofErr w:type="gramStart"/>
      <w:r>
        <w:t>unemployed;</w:t>
      </w:r>
      <w:proofErr w:type="gramEnd"/>
    </w:p>
    <w:p w14:paraId="678272E3" w14:textId="77777777" w:rsidR="00720FAF" w:rsidRDefault="00720FAF" w:rsidP="00720FAF">
      <w:pPr>
        <w:pStyle w:val="ListBullet"/>
      </w:pPr>
      <w:r>
        <w:t xml:space="preserve">want repayments to align with their income payment </w:t>
      </w:r>
      <w:proofErr w:type="gramStart"/>
      <w:r>
        <w:t>cycle;</w:t>
      </w:r>
      <w:proofErr w:type="gramEnd"/>
    </w:p>
    <w:p w14:paraId="127E5D96" w14:textId="77777777" w:rsidR="00720FAF" w:rsidRDefault="00720FAF" w:rsidP="00720FAF">
      <w:pPr>
        <w:pStyle w:val="ListBullet"/>
      </w:pPr>
      <w:r>
        <w:t xml:space="preserve">are willing to provide income updates and supporting </w:t>
      </w:r>
      <w:proofErr w:type="gramStart"/>
      <w:r>
        <w:t>documentation;</w:t>
      </w:r>
      <w:proofErr w:type="gramEnd"/>
    </w:p>
    <w:p w14:paraId="14D90548" w14:textId="4FD27940" w:rsidR="00720FAF" w:rsidRDefault="00720FAF" w:rsidP="00720FAF">
      <w:pPr>
        <w:pStyle w:val="ListBullet"/>
      </w:pPr>
      <w:proofErr w:type="gramStart"/>
      <w:r>
        <w:t>are able to</w:t>
      </w:r>
      <w:proofErr w:type="gramEnd"/>
      <w:r>
        <w:t xml:space="preserve"> afford repayments once their income exceeds $50,000;</w:t>
      </w:r>
      <w:ins w:id="3" w:author="Monya Fahd" w:date="2026-04-24T13:00:00Z" w16du:dateUtc="2026-04-24T03:00:00Z">
        <w:r w:rsidR="005F1213">
          <w:t>(or min</w:t>
        </w:r>
        <w:r w:rsidR="006513C5">
          <w:t>imum award??)</w:t>
        </w:r>
      </w:ins>
    </w:p>
    <w:p w14:paraId="64AC6110" w14:textId="77777777" w:rsidR="00720FAF" w:rsidRDefault="00720FAF" w:rsidP="00720FAF">
      <w:pPr>
        <w:pStyle w:val="ListBullet"/>
      </w:pPr>
      <w:r>
        <w:t xml:space="preserve">want product terms that are clear and easy to </w:t>
      </w:r>
      <w:proofErr w:type="gramStart"/>
      <w:r>
        <w:t>understand;</w:t>
      </w:r>
      <w:proofErr w:type="gramEnd"/>
    </w:p>
    <w:p w14:paraId="44148EB6" w14:textId="77777777" w:rsidR="00720FAF" w:rsidRDefault="00720FAF" w:rsidP="00720FAF">
      <w:pPr>
        <w:pStyle w:val="ListBullet"/>
      </w:pPr>
      <w:r>
        <w:t>want ready access to customer services.</w:t>
      </w:r>
    </w:p>
    <w:p w14:paraId="6ACEBACA" w14:textId="77777777" w:rsidR="003911E4" w:rsidRDefault="003911E4" w:rsidP="003911E4">
      <w:pPr>
        <w:pStyle w:val="ListBullet"/>
        <w:numPr>
          <w:ilvl w:val="0"/>
          <w:numId w:val="0"/>
        </w:numPr>
        <w:ind w:left="360"/>
      </w:pPr>
    </w:p>
    <w:p w14:paraId="63B3A52C" w14:textId="77777777" w:rsidR="00720FAF" w:rsidRDefault="00720FAF" w:rsidP="00720FAF">
      <w:pPr>
        <w:pStyle w:val="Heading2"/>
      </w:pPr>
      <w:r>
        <w:t>Persons excluded from the Target Market</w:t>
      </w:r>
    </w:p>
    <w:p w14:paraId="7DD466A4" w14:textId="77777777" w:rsidR="00720FAF" w:rsidRDefault="00720FAF" w:rsidP="00720FAF">
      <w:r>
        <w:t>Consumers who do not meet our credit and eligibility criteria, including:</w:t>
      </w:r>
    </w:p>
    <w:p w14:paraId="5872A3BA" w14:textId="77777777" w:rsidR="00720FAF" w:rsidRDefault="00720FAF" w:rsidP="00720FAF">
      <w:pPr>
        <w:pStyle w:val="ListBullet"/>
      </w:pPr>
      <w:r>
        <w:t xml:space="preserve">are under 18 years of </w:t>
      </w:r>
      <w:proofErr w:type="gramStart"/>
      <w:r>
        <w:t>age;</w:t>
      </w:r>
      <w:proofErr w:type="gramEnd"/>
    </w:p>
    <w:p w14:paraId="4100040A" w14:textId="77777777" w:rsidR="00720FAF" w:rsidRDefault="00720FAF" w:rsidP="00720FAF">
      <w:pPr>
        <w:pStyle w:val="ListBullet"/>
      </w:pPr>
      <w:r>
        <w:t xml:space="preserve">are not enrolled in The Squad Institute </w:t>
      </w:r>
      <w:proofErr w:type="gramStart"/>
      <w:r>
        <w:t>program;</w:t>
      </w:r>
      <w:proofErr w:type="gramEnd"/>
    </w:p>
    <w:p w14:paraId="38A7DBEF" w14:textId="77777777" w:rsidR="00720FAF" w:rsidRDefault="00720FAF" w:rsidP="00720FAF">
      <w:pPr>
        <w:pStyle w:val="ListBullet"/>
      </w:pPr>
      <w:r>
        <w:t xml:space="preserve">require credit for personal or household purposes unrelated to the </w:t>
      </w:r>
      <w:proofErr w:type="gramStart"/>
      <w:r>
        <w:t>program;</w:t>
      </w:r>
      <w:proofErr w:type="gramEnd"/>
    </w:p>
    <w:p w14:paraId="1AAD33AC" w14:textId="77777777" w:rsidR="00720FAF" w:rsidRDefault="00720FAF" w:rsidP="00720FAF">
      <w:pPr>
        <w:pStyle w:val="ListBullet"/>
      </w:pPr>
      <w:r>
        <w:t xml:space="preserve">prefer fixed repayments regardless of </w:t>
      </w:r>
      <w:proofErr w:type="gramStart"/>
      <w:r>
        <w:t>income;</w:t>
      </w:r>
      <w:proofErr w:type="gramEnd"/>
    </w:p>
    <w:p w14:paraId="01A40AC8" w14:textId="77777777" w:rsidR="00720FAF" w:rsidRDefault="00720FAF" w:rsidP="00720FAF">
      <w:pPr>
        <w:pStyle w:val="ListBullet"/>
      </w:pPr>
      <w:r>
        <w:t xml:space="preserve">are unwilling to provide income </w:t>
      </w:r>
      <w:proofErr w:type="gramStart"/>
      <w:r>
        <w:t>updates;</w:t>
      </w:r>
      <w:proofErr w:type="gramEnd"/>
    </w:p>
    <w:p w14:paraId="0D3E3E1A" w14:textId="77777777" w:rsidR="00720FAF" w:rsidRDefault="00720FAF" w:rsidP="00720FAF">
      <w:pPr>
        <w:pStyle w:val="ListBullet"/>
      </w:pPr>
      <w:r>
        <w:t>are not a resident of Australia.</w:t>
      </w:r>
    </w:p>
    <w:p w14:paraId="22B680FA" w14:textId="77777777" w:rsidR="003911E4" w:rsidRDefault="003911E4" w:rsidP="003911E4">
      <w:pPr>
        <w:pStyle w:val="ListBullet"/>
        <w:numPr>
          <w:ilvl w:val="0"/>
          <w:numId w:val="0"/>
        </w:numPr>
        <w:ind w:left="360"/>
      </w:pPr>
    </w:p>
    <w:p w14:paraId="27E11BB4" w14:textId="77777777" w:rsidR="00720FAF" w:rsidRDefault="00720FAF" w:rsidP="00720FAF">
      <w:pPr>
        <w:pStyle w:val="Heading1"/>
      </w:pPr>
      <w:r>
        <w:lastRenderedPageBreak/>
        <w:t>Product Key Attributes</w:t>
      </w:r>
    </w:p>
    <w:p w14:paraId="01F08679" w14:textId="77777777" w:rsidR="00720FAF" w:rsidRDefault="00720FAF" w:rsidP="00720FAF">
      <w:r>
        <w:t>The key attributes of the product are:</w:t>
      </w:r>
    </w:p>
    <w:p w14:paraId="03638306" w14:textId="77777777" w:rsidR="00720FAF" w:rsidRDefault="00720FAF" w:rsidP="00720FAF">
      <w:pPr>
        <w:pStyle w:val="ListBullet"/>
      </w:pPr>
      <w:r>
        <w:t xml:space="preserve">loan </w:t>
      </w:r>
      <w:proofErr w:type="gramStart"/>
      <w:r>
        <w:t>amounts up</w:t>
      </w:r>
      <w:proofErr w:type="gramEnd"/>
      <w:r>
        <w:t xml:space="preserve"> to </w:t>
      </w:r>
      <w:proofErr w:type="gramStart"/>
      <w:r>
        <w:t>$20,000;</w:t>
      </w:r>
      <w:proofErr w:type="gramEnd"/>
    </w:p>
    <w:p w14:paraId="1BA63BB6" w14:textId="77777777" w:rsidR="00720FAF" w:rsidRDefault="00720FAF" w:rsidP="00720FAF">
      <w:pPr>
        <w:pStyle w:val="ListBullet"/>
      </w:pPr>
      <w:r>
        <w:t xml:space="preserve">0% interest </w:t>
      </w:r>
      <w:proofErr w:type="gramStart"/>
      <w:r>
        <w:t>rate;</w:t>
      </w:r>
      <w:proofErr w:type="gramEnd"/>
    </w:p>
    <w:p w14:paraId="534D829F" w14:textId="77777777" w:rsidR="00720FAF" w:rsidRDefault="00720FAF" w:rsidP="00720FAF">
      <w:pPr>
        <w:pStyle w:val="ListBullet"/>
      </w:pPr>
      <w:r>
        <w:t xml:space="preserve">income-contingent repayment </w:t>
      </w:r>
      <w:proofErr w:type="gramStart"/>
      <w:r>
        <w:t>structure;</w:t>
      </w:r>
      <w:proofErr w:type="gramEnd"/>
    </w:p>
    <w:p w14:paraId="5F98E7F9" w14:textId="77777777" w:rsidR="00720FAF" w:rsidRDefault="00720FAF" w:rsidP="00720FAF">
      <w:pPr>
        <w:pStyle w:val="ListBullet"/>
      </w:pPr>
      <w:r>
        <w:t xml:space="preserve">repayments calculated based on income above </w:t>
      </w:r>
      <w:proofErr w:type="gramStart"/>
      <w:r>
        <w:t>$50,000;</w:t>
      </w:r>
      <w:proofErr w:type="gramEnd"/>
    </w:p>
    <w:p w14:paraId="08082FF9" w14:textId="77777777" w:rsidR="00720FAF" w:rsidRDefault="00720FAF" w:rsidP="00720FAF">
      <w:pPr>
        <w:pStyle w:val="ListBullet"/>
      </w:pPr>
      <w:r>
        <w:t xml:space="preserve">weekly or fortnightly repayment frequency aligned to income </w:t>
      </w:r>
      <w:proofErr w:type="gramStart"/>
      <w:r>
        <w:t>cycle;</w:t>
      </w:r>
      <w:proofErr w:type="gramEnd"/>
    </w:p>
    <w:p w14:paraId="3D25283E" w14:textId="77777777" w:rsidR="00720FAF" w:rsidRDefault="00720FAF" w:rsidP="00720FAF">
      <w:pPr>
        <w:pStyle w:val="ListBullet"/>
      </w:pPr>
      <w:r>
        <w:t xml:space="preserve">repayment commencement triggered by employment/income </w:t>
      </w:r>
      <w:proofErr w:type="gramStart"/>
      <w:r>
        <w:t>conditions;</w:t>
      </w:r>
      <w:proofErr w:type="gramEnd"/>
    </w:p>
    <w:p w14:paraId="5585A29F" w14:textId="77777777" w:rsidR="00720FAF" w:rsidRDefault="00720FAF" w:rsidP="00720FAF">
      <w:pPr>
        <w:pStyle w:val="ListBullet"/>
      </w:pPr>
      <w:r>
        <w:t xml:space="preserve">direct debit repayment </w:t>
      </w:r>
      <w:proofErr w:type="gramStart"/>
      <w:r>
        <w:t>method;</w:t>
      </w:r>
      <w:proofErr w:type="gramEnd"/>
    </w:p>
    <w:p w14:paraId="02BC8E46" w14:textId="77777777" w:rsidR="00720FAF" w:rsidRDefault="00720FAF" w:rsidP="00720FAF">
      <w:pPr>
        <w:pStyle w:val="ListBullet"/>
      </w:pPr>
      <w:proofErr w:type="spellStart"/>
      <w:r>
        <w:t>dishonour</w:t>
      </w:r>
      <w:proofErr w:type="spellEnd"/>
      <w:r>
        <w:t xml:space="preserve"> fee of </w:t>
      </w:r>
      <w:proofErr w:type="gramStart"/>
      <w:r>
        <w:t>$50;</w:t>
      </w:r>
      <w:proofErr w:type="gramEnd"/>
    </w:p>
    <w:p w14:paraId="16AAC51C" w14:textId="77777777" w:rsidR="00720FAF" w:rsidRDefault="00720FAF" w:rsidP="00720FAF">
      <w:pPr>
        <w:pStyle w:val="ListBullet"/>
      </w:pPr>
      <w:r>
        <w:t xml:space="preserve">administration fee applicable if not repaid within initial 12 </w:t>
      </w:r>
      <w:proofErr w:type="gramStart"/>
      <w:r>
        <w:t>months;</w:t>
      </w:r>
      <w:proofErr w:type="gramEnd"/>
    </w:p>
    <w:p w14:paraId="3058870F" w14:textId="77777777" w:rsidR="00720FAF" w:rsidRDefault="00720FAF" w:rsidP="00720FAF">
      <w:pPr>
        <w:pStyle w:val="ListBullet"/>
      </w:pPr>
      <w:r>
        <w:t xml:space="preserve">no security or guarantor </w:t>
      </w:r>
      <w:proofErr w:type="gramStart"/>
      <w:r>
        <w:t>required;</w:t>
      </w:r>
      <w:proofErr w:type="gramEnd"/>
    </w:p>
    <w:p w14:paraId="4F422AA8" w14:textId="77777777" w:rsidR="00720FAF" w:rsidRDefault="00720FAF" w:rsidP="00720FAF">
      <w:pPr>
        <w:pStyle w:val="ListBullet"/>
      </w:pPr>
      <w:r>
        <w:t xml:space="preserve">prepayment allowed without </w:t>
      </w:r>
      <w:proofErr w:type="gramStart"/>
      <w:r>
        <w:t>penalty;</w:t>
      </w:r>
      <w:proofErr w:type="gramEnd"/>
    </w:p>
    <w:p w14:paraId="386B5190" w14:textId="77777777" w:rsidR="00720FAF" w:rsidRDefault="00720FAF" w:rsidP="00720FAF">
      <w:pPr>
        <w:pStyle w:val="ListBullet"/>
      </w:pPr>
      <w:r>
        <w:t xml:space="preserve">availability of payment deferral under defined </w:t>
      </w:r>
      <w:proofErr w:type="gramStart"/>
      <w:r>
        <w:t>conditions;</w:t>
      </w:r>
      <w:proofErr w:type="gramEnd"/>
    </w:p>
    <w:p w14:paraId="0824D5AF" w14:textId="77777777" w:rsidR="00720FAF" w:rsidRDefault="00720FAF" w:rsidP="00720FAF">
      <w:pPr>
        <w:pStyle w:val="ListBullet"/>
      </w:pPr>
      <w:r>
        <w:t>clear, legible and easy to understand contract.</w:t>
      </w:r>
    </w:p>
    <w:p w14:paraId="490F2088" w14:textId="77777777" w:rsidR="00A83388" w:rsidRDefault="00A83388" w:rsidP="00A83388">
      <w:pPr>
        <w:pStyle w:val="ListBullet"/>
        <w:numPr>
          <w:ilvl w:val="0"/>
          <w:numId w:val="0"/>
        </w:numPr>
        <w:ind w:left="360"/>
      </w:pPr>
    </w:p>
    <w:p w14:paraId="08266249" w14:textId="77777777" w:rsidR="00720FAF" w:rsidRDefault="00720FAF" w:rsidP="00720FAF">
      <w:pPr>
        <w:pStyle w:val="Heading1"/>
      </w:pPr>
      <w:r>
        <w:t>Critical Assessment of how the attributes of the product meet the needs of the Target Market</w:t>
      </w:r>
    </w:p>
    <w:p w14:paraId="4395377A" w14:textId="77777777" w:rsidR="00720FAF" w:rsidRDefault="00720FAF" w:rsidP="00720FAF">
      <w:pPr>
        <w:pStyle w:val="Heading2"/>
      </w:pPr>
      <w:r>
        <w:t>Assessment Criteria</w:t>
      </w:r>
    </w:p>
    <w:p w14:paraId="4E7E1C8F" w14:textId="77777777" w:rsidR="00720FAF" w:rsidRDefault="00720FAF" w:rsidP="00720FAF">
      <w:r>
        <w:t>Applicant or Borrower</w:t>
      </w:r>
    </w:p>
    <w:p w14:paraId="571A809A" w14:textId="77777777" w:rsidR="00720FAF" w:rsidRDefault="00720FAF" w:rsidP="00720FAF">
      <w:r>
        <w:t>Single Borrower</w:t>
      </w:r>
    </w:p>
    <w:p w14:paraId="2EC467F1" w14:textId="77777777" w:rsidR="00720FAF" w:rsidRDefault="00720FAF" w:rsidP="00720FAF">
      <w:r>
        <w:t>Purpose</w:t>
      </w:r>
    </w:p>
    <w:p w14:paraId="3FD453C7" w14:textId="60BAF23C" w:rsidR="00720FAF" w:rsidRDefault="00720FAF" w:rsidP="00720FAF">
      <w:r>
        <w:t xml:space="preserve">The purpose of the product is to fund participation in The Squad Institute </w:t>
      </w:r>
      <w:ins w:id="4" w:author="Monya Fahd" w:date="2026-04-06T20:04:00Z" w16du:dateUtc="2026-04-06T10:04:00Z">
        <w:r w:rsidR="0011598F">
          <w:t xml:space="preserve">Finance </w:t>
        </w:r>
      </w:ins>
      <w:r>
        <w:t>program and support career development outcomes.</w:t>
      </w:r>
    </w:p>
    <w:p w14:paraId="4C39F3C2" w14:textId="77777777" w:rsidR="00A83388" w:rsidRDefault="00A83388" w:rsidP="00720FAF"/>
    <w:p w14:paraId="20316863" w14:textId="77777777" w:rsidR="00A83388" w:rsidRDefault="00A83388" w:rsidP="00720FAF"/>
    <w:p w14:paraId="6423C0EB" w14:textId="77777777" w:rsidR="00A83388" w:rsidRDefault="00A83388" w:rsidP="00720FAF"/>
    <w:p w14:paraId="64EB1EE1" w14:textId="77777777" w:rsidR="00A83388" w:rsidRDefault="00A83388" w:rsidP="00720FAF"/>
    <w:p w14:paraId="1B76365C" w14:textId="77777777" w:rsidR="00A83388" w:rsidRDefault="00A83388" w:rsidP="00720FAF"/>
    <w:p w14:paraId="01FE9A11" w14:textId="77777777" w:rsidR="00A83388" w:rsidRDefault="00A83388" w:rsidP="00720FAF"/>
    <w:p w14:paraId="4F9EE138" w14:textId="77777777" w:rsidR="00720FAF" w:rsidRDefault="00720FAF" w:rsidP="00720FAF">
      <w:pPr>
        <w:pStyle w:val="Heading2"/>
      </w:pPr>
      <w:r>
        <w:lastRenderedPageBreak/>
        <w:t>Key Attributes related to the needs, objectives and financial situation of the Target Market</w:t>
      </w:r>
    </w:p>
    <w:p w14:paraId="1D32F8B6" w14:textId="77777777" w:rsidR="00720FAF" w:rsidRDefault="00720FAF" w:rsidP="00720FAF">
      <w:r>
        <w:t>The product key attributes benefit the customer in the target market because:</w:t>
      </w:r>
    </w:p>
    <w:p w14:paraId="477C3004" w14:textId="77777777" w:rsidR="00720FAF" w:rsidRDefault="00720FAF" w:rsidP="00720FAF">
      <w:pPr>
        <w:pStyle w:val="ListBullet"/>
      </w:pPr>
      <w:r>
        <w:t xml:space="preserve">income-contingent repayments reduce financial </w:t>
      </w:r>
      <w:proofErr w:type="gramStart"/>
      <w:r>
        <w:t>pressure;</w:t>
      </w:r>
      <w:proofErr w:type="gramEnd"/>
    </w:p>
    <w:p w14:paraId="024AD163" w14:textId="6D96121A" w:rsidR="00720FAF" w:rsidRDefault="00720FAF" w:rsidP="00720FAF">
      <w:pPr>
        <w:pStyle w:val="ListBullet"/>
      </w:pPr>
      <w:del w:id="5" w:author="Monya Fahd" w:date="2026-04-24T13:04:00Z" w16du:dateUtc="2026-04-24T03:04:00Z">
        <w:r w:rsidDel="0008591D">
          <w:delText xml:space="preserve">no </w:delText>
        </w:r>
      </w:del>
      <w:ins w:id="6" w:author="Monya Fahd" w:date="2026-04-24T13:04:00Z" w16du:dateUtc="2026-04-24T03:04:00Z">
        <w:r w:rsidR="0008591D">
          <w:t>I</w:t>
        </w:r>
      </w:ins>
      <w:del w:id="7" w:author="Monya Fahd" w:date="2026-04-24T13:04:00Z" w16du:dateUtc="2026-04-24T03:04:00Z">
        <w:r w:rsidDel="0008591D">
          <w:delText>i</w:delText>
        </w:r>
      </w:del>
      <w:r>
        <w:t xml:space="preserve">nterest </w:t>
      </w:r>
      <w:ins w:id="8" w:author="Monya Fahd" w:date="2026-04-24T13:04:00Z" w16du:dateUtc="2026-04-24T03:04:00Z">
        <w:r w:rsidR="0008591D">
          <w:t xml:space="preserve">free </w:t>
        </w:r>
      </w:ins>
      <w:r>
        <w:t xml:space="preserve">reduces the overall cost of </w:t>
      </w:r>
      <w:proofErr w:type="gramStart"/>
      <w:r>
        <w:t>credit;</w:t>
      </w:r>
      <w:proofErr w:type="gramEnd"/>
    </w:p>
    <w:p w14:paraId="0B4F84D5" w14:textId="77777777" w:rsidR="00720FAF" w:rsidRDefault="00720FAF" w:rsidP="00720FAF">
      <w:pPr>
        <w:pStyle w:val="ListBullet"/>
      </w:pPr>
      <w:r>
        <w:t xml:space="preserve">repayments only commence when income threshold is </w:t>
      </w:r>
      <w:proofErr w:type="gramStart"/>
      <w:r>
        <w:t>met;</w:t>
      </w:r>
      <w:proofErr w:type="gramEnd"/>
    </w:p>
    <w:p w14:paraId="04A785E6" w14:textId="0D779C3D" w:rsidR="00720FAF" w:rsidRDefault="00720FAF" w:rsidP="00720FAF">
      <w:pPr>
        <w:pStyle w:val="ListBullet"/>
      </w:pPr>
      <w:r>
        <w:t>flexible repayment frequency</w:t>
      </w:r>
      <w:ins w:id="9" w:author="Monya Fahd" w:date="2026-04-24T13:05:00Z" w16du:dateUtc="2026-04-24T03:05:00Z">
        <w:r w:rsidR="007E59DD">
          <w:t>, weekly or fortnightly.</w:t>
        </w:r>
      </w:ins>
      <w:del w:id="10" w:author="Monya Fahd" w:date="2026-04-24T13:05:00Z" w16du:dateUtc="2026-04-24T03:05:00Z">
        <w:r w:rsidDel="007E59DD">
          <w:delText xml:space="preserve"> </w:delText>
        </w:r>
        <w:r w:rsidDel="008D2B56">
          <w:delText>aligns with income cycle</w:delText>
        </w:r>
      </w:del>
      <w:r>
        <w:t>;</w:t>
      </w:r>
    </w:p>
    <w:p w14:paraId="29C87A99" w14:textId="77777777" w:rsidR="00720FAF" w:rsidRDefault="00720FAF" w:rsidP="00720FAF">
      <w:pPr>
        <w:pStyle w:val="ListBullet"/>
      </w:pPr>
      <w:r>
        <w:t xml:space="preserve">payment deferral supports hardship and low-income </w:t>
      </w:r>
      <w:proofErr w:type="gramStart"/>
      <w:r>
        <w:t>periods;</w:t>
      </w:r>
      <w:proofErr w:type="gramEnd"/>
    </w:p>
    <w:p w14:paraId="0B14170E" w14:textId="77777777" w:rsidR="00720FAF" w:rsidRDefault="00720FAF" w:rsidP="00720FAF">
      <w:pPr>
        <w:pStyle w:val="ListBullet"/>
      </w:pPr>
      <w:r>
        <w:t xml:space="preserve">product is specifically designed for </w:t>
      </w:r>
      <w:r w:rsidRPr="007E59DD">
        <w:rPr>
          <w:color w:val="EE0000"/>
          <w:rPrChange w:id="11" w:author="Monya Fahd" w:date="2026-04-24T13:06:00Z" w16du:dateUtc="2026-04-24T03:06:00Z">
            <w:rPr/>
          </w:rPrChange>
        </w:rPr>
        <w:t xml:space="preserve">education </w:t>
      </w:r>
      <w:r>
        <w:t xml:space="preserve">and career </w:t>
      </w:r>
      <w:proofErr w:type="gramStart"/>
      <w:r>
        <w:t>outcomes;</w:t>
      </w:r>
      <w:proofErr w:type="gramEnd"/>
    </w:p>
    <w:p w14:paraId="1CC52E02" w14:textId="77777777" w:rsidR="00720FAF" w:rsidRDefault="00720FAF" w:rsidP="00720FAF">
      <w:pPr>
        <w:pStyle w:val="ListBullet"/>
      </w:pPr>
      <w:r>
        <w:t xml:space="preserve">application process is simple and </w:t>
      </w:r>
      <w:proofErr w:type="gramStart"/>
      <w:r>
        <w:t>online;</w:t>
      </w:r>
      <w:proofErr w:type="gramEnd"/>
    </w:p>
    <w:p w14:paraId="5382C5DD" w14:textId="77777777" w:rsidR="00720FAF" w:rsidRDefault="00720FAF" w:rsidP="00720FAF">
      <w:pPr>
        <w:pStyle w:val="ListBullet"/>
      </w:pPr>
      <w:r>
        <w:t xml:space="preserve">contract terms are transparent and easy to </w:t>
      </w:r>
      <w:proofErr w:type="gramStart"/>
      <w:r>
        <w:t>understand;</w:t>
      </w:r>
      <w:proofErr w:type="gramEnd"/>
    </w:p>
    <w:p w14:paraId="5AED7F88" w14:textId="77777777" w:rsidR="00720FAF" w:rsidRDefault="00720FAF" w:rsidP="00883519">
      <w:pPr>
        <w:pStyle w:val="ListBullet"/>
        <w:numPr>
          <w:ilvl w:val="0"/>
          <w:numId w:val="0"/>
        </w:numPr>
        <w:ind w:left="360"/>
        <w:pPrChange w:id="12" w:author="Monya Fahd" w:date="2026-04-24T13:06:00Z" w16du:dateUtc="2026-04-24T03:06:00Z">
          <w:pPr>
            <w:pStyle w:val="ListBullet"/>
          </w:pPr>
        </w:pPrChange>
      </w:pPr>
      <w:del w:id="13" w:author="Monya Fahd" w:date="2026-04-24T13:06:00Z" w16du:dateUtc="2026-04-24T03:06:00Z">
        <w:r w:rsidDel="00883519">
          <w:delText>there is ready access to customer service.</w:delText>
        </w:r>
      </w:del>
    </w:p>
    <w:p w14:paraId="644272D9" w14:textId="77777777" w:rsidR="00720FAF" w:rsidRDefault="00720FAF" w:rsidP="00720FAF">
      <w:pPr>
        <w:pStyle w:val="Heading2"/>
      </w:pPr>
      <w:r>
        <w:t>Will the product deliver what is promised in the future?</w:t>
      </w:r>
    </w:p>
    <w:p w14:paraId="643CE4FE" w14:textId="77777777" w:rsidR="00720FAF" w:rsidRDefault="00720FAF" w:rsidP="00720FAF">
      <w:r>
        <w:t>The product structure remains consistent over its lifecycle and is expected to deliver outcomes aligned with its design.</w:t>
      </w:r>
    </w:p>
    <w:p w14:paraId="0F29CF46" w14:textId="77777777" w:rsidR="00720FAF" w:rsidRDefault="00720FAF" w:rsidP="00720FAF">
      <w:pPr>
        <w:pStyle w:val="Heading2"/>
      </w:pPr>
      <w:r>
        <w:t>Does the product need a redesign?</w:t>
      </w:r>
    </w:p>
    <w:p w14:paraId="52017297" w14:textId="77777777" w:rsidR="00720FAF" w:rsidRDefault="00720FAF" w:rsidP="00720FAF">
      <w:r>
        <w:t xml:space="preserve">As </w:t>
      </w:r>
      <w:proofErr w:type="gramStart"/>
      <w:r>
        <w:t>at</w:t>
      </w:r>
      <w:proofErr w:type="gramEnd"/>
      <w:r>
        <w:t xml:space="preserve"> the last review, the product does not require redesign.</w:t>
      </w:r>
    </w:p>
    <w:p w14:paraId="1C95F39C" w14:textId="77777777" w:rsidR="00720FAF" w:rsidRDefault="00720FAF" w:rsidP="00720FAF">
      <w:pPr>
        <w:pStyle w:val="Heading2"/>
      </w:pPr>
      <w:r>
        <w:t>Does the target market need to be narrowed?</w:t>
      </w:r>
    </w:p>
    <w:p w14:paraId="3FAF589A" w14:textId="77777777" w:rsidR="00720FAF" w:rsidRDefault="00720FAF" w:rsidP="00720FAF">
      <w:r>
        <w:t xml:space="preserve">As </w:t>
      </w:r>
      <w:proofErr w:type="gramStart"/>
      <w:r>
        <w:t>at</w:t>
      </w:r>
      <w:proofErr w:type="gramEnd"/>
      <w:r>
        <w:t xml:space="preserve"> the last review, the product target market does not need to be narrowed.</w:t>
      </w:r>
    </w:p>
    <w:p w14:paraId="44E6D6E0" w14:textId="77777777" w:rsidR="00720FAF" w:rsidRDefault="00720FAF" w:rsidP="00720FAF">
      <w:pPr>
        <w:pStyle w:val="Heading1"/>
      </w:pPr>
      <w:r>
        <w:t>Distribution Conditions</w:t>
      </w:r>
    </w:p>
    <w:p w14:paraId="66CE1B6D" w14:textId="77777777" w:rsidR="00720FAF" w:rsidRDefault="00720FAF" w:rsidP="00720FAF">
      <w:pPr>
        <w:pStyle w:val="Heading2"/>
      </w:pPr>
      <w:proofErr w:type="gramStart"/>
      <w:r>
        <w:t>Responsible</w:t>
      </w:r>
      <w:proofErr w:type="gramEnd"/>
      <w:r>
        <w:t xml:space="preserve"> Lending Obligations</w:t>
      </w:r>
    </w:p>
    <w:p w14:paraId="0BFF0C74" w14:textId="77777777" w:rsidR="00720FAF" w:rsidRDefault="00720FAF" w:rsidP="00720FAF">
      <w:r>
        <w:t>The product will be distributed in compliance with all responsible lending obligations.</w:t>
      </w:r>
    </w:p>
    <w:p w14:paraId="528D682D" w14:textId="77777777" w:rsidR="00720FAF" w:rsidRDefault="00720FAF" w:rsidP="00720FAF">
      <w:pPr>
        <w:pStyle w:val="Heading2"/>
      </w:pPr>
      <w:r>
        <w:t>Voluntary Distribution Conditions</w:t>
      </w:r>
    </w:p>
    <w:p w14:paraId="15E25C5E" w14:textId="77777777" w:rsidR="00720FAF" w:rsidRDefault="00720FAF" w:rsidP="00720FAF">
      <w:r>
        <w:t>The product will be distributed in compliance with the following voluntary distribution conditions:</w:t>
      </w:r>
    </w:p>
    <w:p w14:paraId="27FE49B5" w14:textId="77777777" w:rsidR="00720FAF" w:rsidRDefault="00720FAF" w:rsidP="00720FAF">
      <w:pPr>
        <w:pStyle w:val="ListBullet"/>
      </w:pPr>
      <w:r>
        <w:t xml:space="preserve">only available to customers enrolled in The Squad Institute </w:t>
      </w:r>
      <w:proofErr w:type="gramStart"/>
      <w:r>
        <w:t>program;</w:t>
      </w:r>
      <w:proofErr w:type="gramEnd"/>
    </w:p>
    <w:p w14:paraId="615E6A23" w14:textId="77777777" w:rsidR="00720FAF" w:rsidRDefault="00720FAF" w:rsidP="00720FAF">
      <w:pPr>
        <w:pStyle w:val="ListBullet"/>
      </w:pPr>
      <w:r>
        <w:t xml:space="preserve">no loans to customers who do not meet credit and eligibility </w:t>
      </w:r>
      <w:proofErr w:type="gramStart"/>
      <w:r>
        <w:t>criteria;</w:t>
      </w:r>
      <w:proofErr w:type="gramEnd"/>
    </w:p>
    <w:p w14:paraId="7E1AA231" w14:textId="77777777" w:rsidR="00720FAF" w:rsidRDefault="00720FAF" w:rsidP="00720FAF">
      <w:pPr>
        <w:pStyle w:val="ListBullet"/>
      </w:pPr>
      <w:r>
        <w:t xml:space="preserve">mandatory direct debit for </w:t>
      </w:r>
      <w:proofErr w:type="gramStart"/>
      <w:r>
        <w:t>repayments;</w:t>
      </w:r>
      <w:proofErr w:type="gramEnd"/>
    </w:p>
    <w:p w14:paraId="5ECD3E11" w14:textId="77777777" w:rsidR="00720FAF" w:rsidRDefault="00720FAF" w:rsidP="00720FAF">
      <w:pPr>
        <w:pStyle w:val="ListBullet"/>
      </w:pPr>
      <w:r>
        <w:t>income verification required at onboarding and during the loan lifecycle.</w:t>
      </w:r>
    </w:p>
    <w:p w14:paraId="21C243EC" w14:textId="77777777" w:rsidR="00A83388" w:rsidRDefault="00A83388" w:rsidP="00A83388">
      <w:pPr>
        <w:pStyle w:val="ListBullet"/>
        <w:numPr>
          <w:ilvl w:val="0"/>
          <w:numId w:val="0"/>
        </w:numPr>
        <w:ind w:left="360"/>
      </w:pPr>
    </w:p>
    <w:p w14:paraId="0A649665" w14:textId="77777777" w:rsidR="00A83388" w:rsidRDefault="00A83388" w:rsidP="00A83388">
      <w:pPr>
        <w:pStyle w:val="ListBullet"/>
        <w:numPr>
          <w:ilvl w:val="0"/>
          <w:numId w:val="0"/>
        </w:numPr>
        <w:ind w:left="360"/>
      </w:pPr>
    </w:p>
    <w:p w14:paraId="69A09ED4" w14:textId="77777777" w:rsidR="00A83388" w:rsidRDefault="00A83388" w:rsidP="00A83388">
      <w:pPr>
        <w:pStyle w:val="ListBullet"/>
        <w:numPr>
          <w:ilvl w:val="0"/>
          <w:numId w:val="0"/>
        </w:numPr>
        <w:ind w:left="360"/>
      </w:pPr>
    </w:p>
    <w:p w14:paraId="02B2738A" w14:textId="77777777" w:rsidR="00A83388" w:rsidRDefault="00A83388" w:rsidP="00A83388">
      <w:pPr>
        <w:pStyle w:val="ListBullet"/>
        <w:numPr>
          <w:ilvl w:val="0"/>
          <w:numId w:val="0"/>
        </w:numPr>
        <w:ind w:left="360"/>
      </w:pPr>
    </w:p>
    <w:p w14:paraId="02D2ED38" w14:textId="77777777" w:rsidR="00720FAF" w:rsidRDefault="00720FAF" w:rsidP="00720FAF">
      <w:pPr>
        <w:pStyle w:val="Heading2"/>
      </w:pPr>
      <w:r>
        <w:lastRenderedPageBreak/>
        <w:t>Distribution Channels</w:t>
      </w:r>
    </w:p>
    <w:p w14:paraId="70E3250E" w14:textId="77777777" w:rsidR="00720FAF" w:rsidRDefault="00720FAF" w:rsidP="00720FAF">
      <w:r>
        <w:t>Distribution channels will present the product appropriately to consumers in that they:</w:t>
      </w:r>
    </w:p>
    <w:p w14:paraId="55116E44" w14:textId="77777777" w:rsidR="00720FAF" w:rsidRDefault="00720FAF" w:rsidP="00720FAF">
      <w:pPr>
        <w:pStyle w:val="ListBullet"/>
      </w:pPr>
      <w:r>
        <w:t xml:space="preserve">do not contain misleading or deceptive </w:t>
      </w:r>
      <w:proofErr w:type="gramStart"/>
      <w:r>
        <w:t>conduct;</w:t>
      </w:r>
      <w:proofErr w:type="gramEnd"/>
    </w:p>
    <w:p w14:paraId="18C011EE" w14:textId="77777777" w:rsidR="00720FAF" w:rsidRDefault="00720FAF" w:rsidP="00720FAF">
      <w:pPr>
        <w:pStyle w:val="ListBullet"/>
      </w:pPr>
      <w:r>
        <w:t xml:space="preserve">do not consist of unsolicited offers of </w:t>
      </w:r>
      <w:proofErr w:type="gramStart"/>
      <w:r>
        <w:t>credit;</w:t>
      </w:r>
      <w:proofErr w:type="gramEnd"/>
    </w:p>
    <w:p w14:paraId="1B7C882B" w14:textId="77777777" w:rsidR="00720FAF" w:rsidRDefault="00720FAF" w:rsidP="00720FAF">
      <w:pPr>
        <w:pStyle w:val="ListBullet"/>
      </w:pPr>
      <w:r>
        <w:t xml:space="preserve">contain all required legal </w:t>
      </w:r>
      <w:proofErr w:type="gramStart"/>
      <w:r>
        <w:t>disclosures;</w:t>
      </w:r>
      <w:proofErr w:type="gramEnd"/>
    </w:p>
    <w:p w14:paraId="13808FA6" w14:textId="77777777" w:rsidR="00720FAF" w:rsidRDefault="00720FAF" w:rsidP="00720FAF">
      <w:pPr>
        <w:pStyle w:val="ListBullet"/>
      </w:pPr>
      <w:r>
        <w:t xml:space="preserve">are regularly reviewed where third parties are </w:t>
      </w:r>
      <w:proofErr w:type="gramStart"/>
      <w:r>
        <w:t>involved;</w:t>
      </w:r>
      <w:proofErr w:type="gramEnd"/>
    </w:p>
    <w:p w14:paraId="4613855B" w14:textId="77777777" w:rsidR="00720FAF" w:rsidRDefault="00720FAF" w:rsidP="00720FAF">
      <w:pPr>
        <w:pStyle w:val="ListBullet"/>
      </w:pPr>
      <w:r>
        <w:t>are subject to written agreements where required.</w:t>
      </w:r>
    </w:p>
    <w:p w14:paraId="75EFDAC8" w14:textId="77777777" w:rsidR="00720FAF" w:rsidRDefault="00720FAF" w:rsidP="00720FAF">
      <w:pPr>
        <w:pStyle w:val="Heading1"/>
      </w:pPr>
      <w:r>
        <w:t>Scheduled Periodic Reviews</w:t>
      </w:r>
    </w:p>
    <w:p w14:paraId="0DA92BFC" w14:textId="77777777" w:rsidR="00720FAF" w:rsidRDefault="00720FAF" w:rsidP="00720FAF">
      <w:r>
        <w:t xml:space="preserve">We will conduct periodic reviews of this TMD on a </w:t>
      </w:r>
      <w:r w:rsidRPr="00A70DAF">
        <w:rPr>
          <w:color w:val="EE0000"/>
          <w:highlight w:val="yellow"/>
          <w:rPrChange w:id="14" w:author="Monya Fahd" w:date="2026-04-24T13:08:00Z" w16du:dateUtc="2026-04-24T03:08:00Z">
            <w:rPr/>
          </w:rPrChange>
        </w:rPr>
        <w:t>quarterly basis</w:t>
      </w:r>
      <w:r>
        <w:t xml:space="preserve">. The </w:t>
      </w:r>
      <w:proofErr w:type="gramStart"/>
      <w:r>
        <w:t>responsible manager</w:t>
      </w:r>
      <w:proofErr w:type="gramEnd"/>
      <w:r>
        <w:t xml:space="preserve"> will report outcomes to the </w:t>
      </w:r>
      <w:r w:rsidRPr="00F87BC9">
        <w:rPr>
          <w:color w:val="EE0000"/>
          <w:highlight w:val="yellow"/>
          <w:rPrChange w:id="15" w:author="Monya Fahd" w:date="2026-04-24T13:08:00Z" w16du:dateUtc="2026-04-24T03:08:00Z">
            <w:rPr/>
          </w:rPrChange>
        </w:rPr>
        <w:t>Board</w:t>
      </w:r>
      <w:r>
        <w:t xml:space="preserve"> within two weeks.</w:t>
      </w:r>
    </w:p>
    <w:p w14:paraId="2E0929CE" w14:textId="77777777" w:rsidR="00720FAF" w:rsidRDefault="00720FAF" w:rsidP="00720FAF">
      <w:pPr>
        <w:pStyle w:val="Heading1"/>
      </w:pPr>
      <w:r>
        <w:t>Other Review Triggers</w:t>
      </w:r>
    </w:p>
    <w:p w14:paraId="309593B6" w14:textId="77777777" w:rsidR="00720FAF" w:rsidRDefault="00720FAF" w:rsidP="00720FAF">
      <w:r>
        <w:t>We will review this TMD if the following occur:</w:t>
      </w:r>
    </w:p>
    <w:p w14:paraId="755078B8" w14:textId="77777777" w:rsidR="00720FAF" w:rsidRDefault="00720FAF" w:rsidP="00720FAF">
      <w:pPr>
        <w:pStyle w:val="ListBullet"/>
      </w:pPr>
      <w:r>
        <w:t xml:space="preserve">material changes to the </w:t>
      </w:r>
      <w:proofErr w:type="gramStart"/>
      <w:r>
        <w:t>product;</w:t>
      </w:r>
      <w:proofErr w:type="gramEnd"/>
    </w:p>
    <w:p w14:paraId="2B340F40" w14:textId="77777777" w:rsidR="00720FAF" w:rsidRDefault="00720FAF" w:rsidP="00720FAF">
      <w:pPr>
        <w:pStyle w:val="ListBullet"/>
      </w:pPr>
      <w:r>
        <w:t xml:space="preserve">increase in complaints by 10% over 3 </w:t>
      </w:r>
      <w:proofErr w:type="gramStart"/>
      <w:r>
        <w:t>months;</w:t>
      </w:r>
      <w:proofErr w:type="gramEnd"/>
    </w:p>
    <w:p w14:paraId="0739CD04" w14:textId="77777777" w:rsidR="00720FAF" w:rsidRDefault="00720FAF" w:rsidP="00720FAF">
      <w:pPr>
        <w:pStyle w:val="ListBullet"/>
      </w:pPr>
      <w:r>
        <w:t xml:space="preserve">increase in defaults by 10% over 3 </w:t>
      </w:r>
      <w:proofErr w:type="gramStart"/>
      <w:r>
        <w:t>months;</w:t>
      </w:r>
      <w:proofErr w:type="gramEnd"/>
    </w:p>
    <w:p w14:paraId="4F7ABFDC" w14:textId="77777777" w:rsidR="00720FAF" w:rsidRDefault="00720FAF" w:rsidP="00720FAF">
      <w:pPr>
        <w:pStyle w:val="ListBullet"/>
      </w:pPr>
      <w:r>
        <w:t xml:space="preserve">increase in hardship applications by 10% over 3 </w:t>
      </w:r>
      <w:proofErr w:type="gramStart"/>
      <w:r>
        <w:t>months;</w:t>
      </w:r>
      <w:proofErr w:type="gramEnd"/>
    </w:p>
    <w:p w14:paraId="331F379C" w14:textId="77777777" w:rsidR="00720FAF" w:rsidRDefault="00720FAF" w:rsidP="00720FAF">
      <w:pPr>
        <w:pStyle w:val="ListBullet"/>
      </w:pPr>
      <w:r>
        <w:t xml:space="preserve">feedback from AFCA, ASIC or consumer </w:t>
      </w:r>
      <w:proofErr w:type="spellStart"/>
      <w:r>
        <w:t>organisations</w:t>
      </w:r>
      <w:proofErr w:type="spellEnd"/>
      <w:r>
        <w:t xml:space="preserve"> indicating systemic issues.</w:t>
      </w:r>
    </w:p>
    <w:p w14:paraId="4F67E0C7" w14:textId="284FECEB" w:rsidR="0005401C" w:rsidRDefault="009F15CF" w:rsidP="00553C71">
      <w:pPr>
        <w:pStyle w:val="ListBullet"/>
        <w:numPr>
          <w:ilvl w:val="0"/>
          <w:numId w:val="0"/>
        </w:numPr>
        <w:ind w:left="360"/>
        <w:pPrChange w:id="16" w:author="Monya Fahd" w:date="2026-04-24T13:08:00Z" w16du:dateUtc="2026-04-24T03:08:00Z">
          <w:pPr>
            <w:pStyle w:val="ListBullet"/>
          </w:pPr>
        </w:pPrChange>
      </w:pPr>
      <w:del w:id="17" w:author="Monya Fahd" w:date="2026-04-24T13:08:00Z" w16du:dateUtc="2026-04-24T03:08:00Z">
        <w:r w:rsidDel="00553C71">
          <w:delText>ssues.</w:delText>
        </w:r>
      </w:del>
    </w:p>
    <w:sectPr w:rsidR="000540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0094841">
    <w:abstractNumId w:val="8"/>
  </w:num>
  <w:num w:numId="2" w16cid:durableId="1356691130">
    <w:abstractNumId w:val="6"/>
  </w:num>
  <w:num w:numId="3" w16cid:durableId="1187404775">
    <w:abstractNumId w:val="5"/>
  </w:num>
  <w:num w:numId="4" w16cid:durableId="575437777">
    <w:abstractNumId w:val="4"/>
  </w:num>
  <w:num w:numId="5" w16cid:durableId="1434013222">
    <w:abstractNumId w:val="7"/>
  </w:num>
  <w:num w:numId="6" w16cid:durableId="793214019">
    <w:abstractNumId w:val="3"/>
  </w:num>
  <w:num w:numId="7" w16cid:durableId="477264429">
    <w:abstractNumId w:val="2"/>
  </w:num>
  <w:num w:numId="8" w16cid:durableId="958955010">
    <w:abstractNumId w:val="1"/>
  </w:num>
  <w:num w:numId="9" w16cid:durableId="144292214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nya Fahd">
    <w15:presenceInfo w15:providerId="AD" w15:userId="S::monya@mybond.com.au::d187a1a9-b324-4a7e-8006-7bb16ad026a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D4C"/>
    <w:rsid w:val="0005401C"/>
    <w:rsid w:val="0006063C"/>
    <w:rsid w:val="00074D36"/>
    <w:rsid w:val="0008591D"/>
    <w:rsid w:val="000F1979"/>
    <w:rsid w:val="0011598F"/>
    <w:rsid w:val="0015074B"/>
    <w:rsid w:val="001B6F7A"/>
    <w:rsid w:val="0029639D"/>
    <w:rsid w:val="00326F90"/>
    <w:rsid w:val="003378A7"/>
    <w:rsid w:val="003911E4"/>
    <w:rsid w:val="00411C68"/>
    <w:rsid w:val="00553C71"/>
    <w:rsid w:val="005F1213"/>
    <w:rsid w:val="006513C5"/>
    <w:rsid w:val="006C3ABA"/>
    <w:rsid w:val="00720FAF"/>
    <w:rsid w:val="007E59DD"/>
    <w:rsid w:val="008344E3"/>
    <w:rsid w:val="00883519"/>
    <w:rsid w:val="008D2B56"/>
    <w:rsid w:val="009C197F"/>
    <w:rsid w:val="00A70DAF"/>
    <w:rsid w:val="00A83388"/>
    <w:rsid w:val="00AA1D8D"/>
    <w:rsid w:val="00AB0698"/>
    <w:rsid w:val="00B47730"/>
    <w:rsid w:val="00CB0664"/>
    <w:rsid w:val="00DD28DF"/>
    <w:rsid w:val="00E41B37"/>
    <w:rsid w:val="00F46007"/>
    <w:rsid w:val="00F87B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AB7002"/>
  <w14:defaultImageDpi w14:val="300"/>
  <w15:docId w15:val="{1363E776-9773-4F85-A864-06C9BC558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6C3AB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CD3FC76FBA9543BD5309F26E216313" ma:contentTypeVersion="15" ma:contentTypeDescription="Create a new document." ma:contentTypeScope="" ma:versionID="b86e4d355001fb20fcf581c080eb37f5">
  <xsd:schema xmlns:xsd="http://www.w3.org/2001/XMLSchema" xmlns:xs="http://www.w3.org/2001/XMLSchema" xmlns:p="http://schemas.microsoft.com/office/2006/metadata/properties" xmlns:ns2="697777ec-f4d0-4745-a39e-f63080a1e1e7" xmlns:ns3="89817493-45d5-44d1-911b-70a487cf1458" targetNamespace="http://schemas.microsoft.com/office/2006/metadata/properties" ma:root="true" ma:fieldsID="a58ecfe1d5a24b4912ce4b1ac93b98a0" ns2:_="" ns3:_="">
    <xsd:import namespace="697777ec-f4d0-4745-a39e-f63080a1e1e7"/>
    <xsd:import namespace="89817493-45d5-44d1-911b-70a487cf145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777ec-f4d0-4745-a39e-f63080a1e1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3c99fda-a9aa-48cb-8e74-c9ab0eff7f51}" ma:internalName="TaxCatchAll" ma:showField="CatchAllData" ma:web="697777ec-f4d0-4745-a39e-f63080a1e1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817493-45d5-44d1-911b-70a487cf14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eecdb3f-47db-4851-9dcf-533c251f06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817493-45d5-44d1-911b-70a487cf1458">
      <Terms xmlns="http://schemas.microsoft.com/office/infopath/2007/PartnerControls"/>
    </lcf76f155ced4ddcb4097134ff3c332f>
    <TaxCatchAll xmlns="697777ec-f4d0-4745-a39e-f63080a1e1e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173EC8-0F1C-4087-BBD8-7743BE3693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777ec-f4d0-4745-a39e-f63080a1e1e7"/>
    <ds:schemaRef ds:uri="89817493-45d5-44d1-911b-70a487cf14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D5835A-A79C-488C-874B-D11122EB05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D0CE52-F96D-4603-9B01-957D7D291F4F}">
  <ds:schemaRefs>
    <ds:schemaRef ds:uri="http://schemas.microsoft.com/office/2006/metadata/properties"/>
    <ds:schemaRef ds:uri="http://schemas.microsoft.com/office/infopath/2007/PartnerControls"/>
    <ds:schemaRef ds:uri="89817493-45d5-44d1-911b-70a487cf1458"/>
    <ds:schemaRef ds:uri="697777ec-f4d0-4745-a39e-f63080a1e1e7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Monya Fahd</cp:lastModifiedBy>
  <cp:revision>25</cp:revision>
  <dcterms:created xsi:type="dcterms:W3CDTF">2026-04-06T07:22:00Z</dcterms:created>
  <dcterms:modified xsi:type="dcterms:W3CDTF">2026-04-24T03:09:00Z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0x010100C9CD3FC76FBA9543BD5309F26E216313</vt:lpwstr>
  </property>
  <property fmtid="{D5CDD505-2E9C-101B-9397-08002B2CF9AE}" pid="3" name="MediaServiceImageTags">
    <vt:lpwstr/>
  </property>
</Properties>
</file>